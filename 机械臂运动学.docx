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2704DA" w14:textId="21CD75EE" w:rsidR="001B6FAC" w:rsidRDefault="004B66F2">
      <w:pPr>
        <w:ind w:firstLine="420"/>
        <w:pPrChange w:id="1" w:author="2635481438@qq.com" w:date="2020-12-08T21:58:00Z">
          <w:pPr>
            <w:pStyle w:val="1"/>
          </w:pPr>
        </w:pPrChange>
      </w:pPr>
      <w:r>
        <w:rPr>
          <w:rFonts w:hint="eastAsia"/>
        </w:rPr>
        <w:t xml:space="preserve"> </w:t>
      </w:r>
    </w:p>
    <w:p w14:paraId="6231E06F" w14:textId="2E7BEC46" w:rsidR="004B66F2" w:rsidRDefault="004B66F2" w:rsidP="004B66F2">
      <w:pPr>
        <w:pStyle w:val="1"/>
      </w:pPr>
    </w:p>
    <w:p w14:paraId="63240D1F" w14:textId="7C56009A" w:rsidR="004B66F2" w:rsidRDefault="004B66F2" w:rsidP="004B66F2">
      <w:pPr>
        <w:pStyle w:val="1"/>
      </w:pPr>
      <w:r>
        <w:rPr>
          <w:rFonts w:hint="eastAsia"/>
        </w:rPr>
        <w:t xml:space="preserve"> </w:t>
      </w:r>
      <w:r w:rsidR="00DA74D8">
        <w:rPr>
          <w:rFonts w:hint="eastAsia"/>
        </w:rPr>
        <w:t>超稳卫星</w:t>
      </w:r>
      <w:r>
        <w:rPr>
          <w:rFonts w:hint="eastAsia"/>
        </w:rPr>
        <w:t>平台硬件设计</w:t>
      </w:r>
    </w:p>
    <w:p w14:paraId="4E12AF98" w14:textId="457F6E93" w:rsidR="004B66F2" w:rsidRDefault="004B66F2">
      <w:pPr>
        <w:pStyle w:val="3"/>
        <w:pPrChange w:id="2" w:author="2635481438@qq.com" w:date="2020-12-08T21:59:00Z">
          <w:pPr>
            <w:pStyle w:val="2"/>
          </w:pPr>
        </w:pPrChange>
      </w:pPr>
      <w:r>
        <w:rPr>
          <w:rFonts w:hint="eastAsia"/>
        </w:rPr>
        <w:t>3</w:t>
      </w:r>
      <w:r>
        <w:t xml:space="preserve">.1 </w:t>
      </w:r>
      <w:r>
        <w:rPr>
          <w:rFonts w:hint="eastAsia"/>
        </w:rPr>
        <w:t>机械臂本体设计</w:t>
      </w:r>
    </w:p>
    <w:p w14:paraId="6386ECAC" w14:textId="09608A2B" w:rsidR="002427C8" w:rsidRDefault="00DD48D8" w:rsidP="00DD48D8">
      <w:pPr>
        <w:pStyle w:val="3"/>
      </w:pPr>
      <w:r>
        <w:rPr>
          <w:rFonts w:hint="eastAsia"/>
        </w:rPr>
        <w:t>3</w:t>
      </w:r>
      <w:r>
        <w:t xml:space="preserve">.1.1 </w:t>
      </w:r>
      <w:r>
        <w:rPr>
          <w:rFonts w:hint="eastAsia"/>
        </w:rPr>
        <w:t>二自由度机械臂运动学</w:t>
      </w:r>
      <w:r w:rsidR="007413E9">
        <w:rPr>
          <w:rFonts w:hint="eastAsia"/>
        </w:rPr>
        <w:t>分析</w:t>
      </w:r>
    </w:p>
    <w:p w14:paraId="41A3E7C2" w14:textId="2A431C90" w:rsidR="00DD48D8" w:rsidRDefault="00DD48D8" w:rsidP="00DD48D8">
      <w:pPr>
        <w:ind w:firstLine="420"/>
      </w:pPr>
      <w:r>
        <w:rPr>
          <w:rFonts w:hint="eastAsia"/>
        </w:rPr>
        <w:t>要实现对机械臂末端调姿平台的轨迹控制，首先需要求解出二自由度机械臂的运动学方程，机械臂运动学分析主要是分析出二自由度机械臂各关节坐标与机械臂末端调姿平台坐标之间的关系，机械臂运动学分析主要包括正运动学分析和逆运动学分析。</w:t>
      </w:r>
    </w:p>
    <w:p w14:paraId="6BAB9295" w14:textId="0897AA07" w:rsidR="00DD48D8" w:rsidRDefault="00DD48D8" w:rsidP="00DD48D8">
      <w:pPr>
        <w:pStyle w:val="a0"/>
        <w:ind w:firstLine="420"/>
      </w:pPr>
      <w:r>
        <w:rPr>
          <w:rFonts w:hint="eastAsia"/>
        </w:rPr>
        <w:t>二自由度机械臂机构如图所示，</w:t>
      </w:r>
      <w:r w:rsidR="00096887">
        <w:rPr>
          <w:rFonts w:hint="eastAsia"/>
        </w:rPr>
        <w:t>机械臂两臂的长度分别为</w:t>
      </w:r>
      <w:r w:rsidR="00DC3334" w:rsidRPr="00956B09">
        <w:rPr>
          <w:position w:val="-8"/>
        </w:rPr>
        <w:object w:dxaOrig="242" w:dyaOrig="266" w14:anchorId="1A9915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2pt" o:ole="">
            <v:imagedata r:id="rId8" o:title=""/>
          </v:shape>
          <o:OLEObject Type="Embed" ProgID="Equation.AxMath" ShapeID="_x0000_i1025" DrawAspect="Content" ObjectID="_1669122788" r:id="rId9"/>
        </w:object>
      </w:r>
      <w:r w:rsidR="00096887">
        <w:rPr>
          <w:rFonts w:hint="eastAsia"/>
        </w:rPr>
        <w:t>、</w:t>
      </w:r>
      <w:r w:rsidR="00DC3334" w:rsidRPr="00956B09">
        <w:rPr>
          <w:position w:val="-8"/>
        </w:rPr>
        <w:object w:dxaOrig="251" w:dyaOrig="266" w14:anchorId="35943517">
          <v:shape id="_x0000_i1026" type="#_x0000_t75" style="width:12.8pt;height:13.2pt" o:ole="">
            <v:imagedata r:id="rId10" o:title=""/>
          </v:shape>
          <o:OLEObject Type="Embed" ProgID="Equation.AxMath" ShapeID="_x0000_i1026" DrawAspect="Content" ObjectID="_1669122789" r:id="rId11"/>
        </w:object>
      </w:r>
      <w:r w:rsidR="00096887">
        <w:rPr>
          <w:rFonts w:hint="eastAsia"/>
        </w:rPr>
        <w:t>，将二自由度机械臂底座设为机械臂整体坐标系的坐标原点</w:t>
      </w:r>
      <w:r w:rsidR="00DC3334" w:rsidRPr="00956B09">
        <w:rPr>
          <w:position w:val="-8"/>
        </w:rPr>
        <w:object w:dxaOrig="202" w:dyaOrig="264" w14:anchorId="329D3A22">
          <v:shape id="_x0000_i1027" type="#_x0000_t75" style="width:10pt;height:13.2pt" o:ole="">
            <v:imagedata r:id="rId12" o:title=""/>
          </v:shape>
          <o:OLEObject Type="Embed" ProgID="Equation.AxMath" ShapeID="_x0000_i1027" DrawAspect="Content" ObjectID="_1669122790" r:id="rId13"/>
        </w:object>
      </w:r>
      <w:r w:rsidR="00096887">
        <w:rPr>
          <w:rFonts w:hint="eastAsia"/>
        </w:rPr>
        <w:t>，臂</w:t>
      </w:r>
      <w:r w:rsidR="00096887">
        <w:rPr>
          <w:rFonts w:hint="eastAsia"/>
        </w:rPr>
        <w:t>1</w:t>
      </w:r>
      <w:r w:rsidR="00096887">
        <w:rPr>
          <w:rFonts w:hint="eastAsia"/>
        </w:rPr>
        <w:t>与机械臂坐标系</w:t>
      </w:r>
      <w:r w:rsidR="00DC3334" w:rsidRPr="00956B09">
        <w:rPr>
          <w:position w:val="-8"/>
        </w:rPr>
        <w:object w:dxaOrig="214" w:dyaOrig="264" w14:anchorId="366BD585">
          <v:shape id="_x0000_i1028" type="#_x0000_t75" style="width:10.8pt;height:13.2pt" o:ole="">
            <v:imagedata r:id="rId14" o:title=""/>
          </v:shape>
          <o:OLEObject Type="Embed" ProgID="Equation.AxMath" ShapeID="_x0000_i1028" DrawAspect="Content" ObjectID="_1669122791" r:id="rId15"/>
        </w:object>
      </w:r>
      <w:r w:rsidR="00096887">
        <w:rPr>
          <w:rFonts w:hint="eastAsia"/>
        </w:rPr>
        <w:t>轴的夹角为</w:t>
      </w:r>
      <w:r w:rsidR="00956B09" w:rsidRPr="00956B09">
        <w:rPr>
          <w:position w:val="-8"/>
        </w:rPr>
        <w:object w:dxaOrig="203" w:dyaOrig="266" w14:anchorId="0704A30D">
          <v:shape id="_x0000_i1029" type="#_x0000_t75" style="width:10pt;height:13.2pt" o:ole="">
            <v:imagedata r:id="rId16" o:title=""/>
          </v:shape>
          <o:OLEObject Type="Embed" ProgID="Equation.AxMath" ShapeID="_x0000_i1029" DrawAspect="Content" ObjectID="_1669122792" r:id="rId17"/>
        </w:object>
      </w:r>
      <w:r w:rsidR="00096887">
        <w:rPr>
          <w:rFonts w:hint="eastAsia"/>
        </w:rPr>
        <w:t>，臂</w:t>
      </w:r>
      <w:r w:rsidR="00096887">
        <w:rPr>
          <w:rFonts w:hint="eastAsia"/>
        </w:rPr>
        <w:t>1</w:t>
      </w:r>
      <w:r w:rsidR="00096887">
        <w:rPr>
          <w:rFonts w:hint="eastAsia"/>
        </w:rPr>
        <w:t>与臂</w:t>
      </w:r>
      <w:r w:rsidR="00096887">
        <w:rPr>
          <w:rFonts w:hint="eastAsia"/>
        </w:rPr>
        <w:t>2</w:t>
      </w:r>
      <w:r w:rsidR="00096887">
        <w:rPr>
          <w:rFonts w:hint="eastAsia"/>
        </w:rPr>
        <w:t>之间的夹角为</w:t>
      </w:r>
      <w:r w:rsidR="00956B09" w:rsidRPr="00956B09">
        <w:rPr>
          <w:position w:val="-8"/>
        </w:rPr>
        <w:object w:dxaOrig="212" w:dyaOrig="266" w14:anchorId="113B4F53">
          <v:shape id="_x0000_i1030" type="#_x0000_t75" style="width:10.4pt;height:13.2pt" o:ole="">
            <v:imagedata r:id="rId18" o:title=""/>
          </v:shape>
          <o:OLEObject Type="Embed" ProgID="Equation.AxMath" ShapeID="_x0000_i1030" DrawAspect="Content" ObjectID="_1669122793" r:id="rId19"/>
        </w:object>
      </w:r>
      <w:r w:rsidR="00096887">
        <w:rPr>
          <w:rFonts w:hint="eastAsia"/>
        </w:rPr>
        <w:t>，机械臂末端调姿平台的坐标为</w:t>
      </w:r>
      <w:r w:rsidR="00956B09" w:rsidRPr="00956B09">
        <w:rPr>
          <w:position w:val="-8"/>
        </w:rPr>
        <w:object w:dxaOrig="802" w:dyaOrig="264" w14:anchorId="1F577BC7">
          <v:shape id="_x0000_i1031" type="#_x0000_t75" style="width:40pt;height:13.2pt" o:ole="">
            <v:imagedata r:id="rId20" o:title=""/>
          </v:shape>
          <o:OLEObject Type="Embed" ProgID="Equation.AxMath" ShapeID="_x0000_i1031" DrawAspect="Content" ObjectID="_1669122794" r:id="rId21"/>
        </w:object>
      </w:r>
      <w:r w:rsidR="00096887">
        <w:rPr>
          <w:rFonts w:hint="eastAsia"/>
        </w:rPr>
        <w:t>，机械臂两臂的具体参数如表所示。</w:t>
      </w:r>
    </w:p>
    <w:p w14:paraId="3030F54A" w14:textId="7E8B027F" w:rsidR="00096887" w:rsidRDefault="00FB3F76" w:rsidP="00096887">
      <w:pPr>
        <w:pStyle w:val="a0"/>
        <w:keepNext/>
        <w:ind w:firstLineChars="0" w:firstLine="0"/>
        <w:jc w:val="center"/>
      </w:pPr>
      <w:r>
        <w:object w:dxaOrig="7957" w:dyaOrig="8046" w14:anchorId="180880C3">
          <v:shape id="_x0000_i1032" type="#_x0000_t75" style="width:177.6pt;height:160pt" o:ole="">
            <v:imagedata r:id="rId22" o:title="" croptop="22773f" cropbottom="19910f" cropleft="20844f" cropright="19035f"/>
          </v:shape>
          <o:OLEObject Type="Embed" ProgID="AxGlyph.Document" ShapeID="_x0000_i1032" DrawAspect="Content" ObjectID="_1669122795" r:id="rId23"/>
        </w:object>
      </w:r>
    </w:p>
    <w:p w14:paraId="70CCA45F" w14:textId="685E8FA4" w:rsidR="00DD48D8" w:rsidRDefault="00096887" w:rsidP="00096887">
      <w:pPr>
        <w:pStyle w:val="ae"/>
        <w:ind w:firstLine="420"/>
      </w:pPr>
      <w:r>
        <w:rPr>
          <w:rFonts w:hint="eastAsia"/>
        </w:rPr>
        <w:t>图</w:t>
      </w:r>
      <w:r>
        <w:rPr>
          <w:rFonts w:hint="eastAsia"/>
        </w:rPr>
        <w:t xml:space="preserve"> </w:t>
      </w:r>
      <w:r w:rsidR="00FB3F76">
        <w:fldChar w:fldCharType="begin"/>
      </w:r>
      <w:r w:rsidR="00FB3F76">
        <w:instrText xml:space="preserve"> </w:instrText>
      </w:r>
      <w:r w:rsidR="00FB3F76">
        <w:rPr>
          <w:rFonts w:hint="eastAsia"/>
        </w:rPr>
        <w:instrText>STYLEREF 1 \s</w:instrText>
      </w:r>
      <w:r w:rsidR="00FB3F76">
        <w:instrText xml:space="preserve"> </w:instrText>
      </w:r>
      <w:r w:rsidR="00FB3F76">
        <w:fldChar w:fldCharType="separate"/>
      </w:r>
      <w:r w:rsidR="00FB3F76">
        <w:rPr>
          <w:noProof/>
        </w:rPr>
        <w:t>3</w:t>
      </w:r>
      <w:r w:rsidR="00FB3F76">
        <w:fldChar w:fldCharType="end"/>
      </w:r>
      <w:r w:rsidR="00FB3F76">
        <w:t>.</w:t>
      </w:r>
      <w:r w:rsidR="00FB3F76">
        <w:fldChar w:fldCharType="begin"/>
      </w:r>
      <w:r w:rsidR="00FB3F76">
        <w:instrText xml:space="preserve"> </w:instrText>
      </w:r>
      <w:r w:rsidR="00FB3F76">
        <w:rPr>
          <w:rFonts w:hint="eastAsia"/>
        </w:rPr>
        <w:instrText xml:space="preserve">SEQ </w:instrText>
      </w:r>
      <w:r w:rsidR="00FB3F76">
        <w:rPr>
          <w:rFonts w:hint="eastAsia"/>
        </w:rPr>
        <w:instrText>图</w:instrText>
      </w:r>
      <w:r w:rsidR="00FB3F76">
        <w:rPr>
          <w:rFonts w:hint="eastAsia"/>
        </w:rPr>
        <w:instrText xml:space="preserve"> \* ARABIC \s 1</w:instrText>
      </w:r>
      <w:r w:rsidR="00FB3F76">
        <w:instrText xml:space="preserve"> </w:instrText>
      </w:r>
      <w:r w:rsidR="00FB3F76">
        <w:fldChar w:fldCharType="separate"/>
      </w:r>
      <w:r w:rsidR="00FB3F76">
        <w:rPr>
          <w:noProof/>
        </w:rPr>
        <w:t>1</w:t>
      </w:r>
      <w:r w:rsidR="00FB3F76">
        <w:fldChar w:fldCharType="end"/>
      </w:r>
      <w:r>
        <w:t xml:space="preserve"> </w:t>
      </w:r>
      <w:r>
        <w:rPr>
          <w:rFonts w:hint="eastAsia"/>
        </w:rPr>
        <w:t>二自由度机械臂示意图</w:t>
      </w:r>
    </w:p>
    <w:tbl>
      <w:tblPr>
        <w:tblStyle w:val="af5"/>
        <w:tblW w:w="0" w:type="auto"/>
        <w:tblLook w:val="04A0" w:firstRow="1" w:lastRow="0" w:firstColumn="1" w:lastColumn="0" w:noHBand="0" w:noVBand="1"/>
      </w:tblPr>
      <w:tblGrid>
        <w:gridCol w:w="2074"/>
        <w:gridCol w:w="2074"/>
        <w:gridCol w:w="2074"/>
      </w:tblGrid>
      <w:tr w:rsidR="00096887" w14:paraId="2D7F1AF2" w14:textId="77777777" w:rsidTr="00096887">
        <w:tc>
          <w:tcPr>
            <w:tcW w:w="2074" w:type="dxa"/>
          </w:tcPr>
          <w:p w14:paraId="4C1AB086" w14:textId="77777777" w:rsidR="00096887" w:rsidRDefault="00096887" w:rsidP="00096887">
            <w:pPr>
              <w:ind w:firstLineChars="0" w:firstLine="0"/>
            </w:pPr>
          </w:p>
        </w:tc>
        <w:tc>
          <w:tcPr>
            <w:tcW w:w="2074" w:type="dxa"/>
          </w:tcPr>
          <w:p w14:paraId="36F2D23B" w14:textId="5AFCAEE4" w:rsidR="00096887" w:rsidRDefault="00096887" w:rsidP="00096887">
            <w:pPr>
              <w:ind w:firstLineChars="0" w:firstLine="0"/>
            </w:pPr>
            <w:r>
              <w:rPr>
                <w:rFonts w:hint="eastAsia"/>
              </w:rPr>
              <w:t>长度</w:t>
            </w:r>
            <w:r w:rsidR="007413E9">
              <w:rPr>
                <w:rFonts w:hint="eastAsia"/>
              </w:rPr>
              <w:t>/</w:t>
            </w:r>
            <w:r w:rsidR="007413E9">
              <w:t>mm</w:t>
            </w:r>
          </w:p>
        </w:tc>
        <w:tc>
          <w:tcPr>
            <w:tcW w:w="2074" w:type="dxa"/>
          </w:tcPr>
          <w:p w14:paraId="1C77FB33" w14:textId="6AE1E690" w:rsidR="00096887" w:rsidRDefault="00096887" w:rsidP="00096887">
            <w:pPr>
              <w:ind w:firstLineChars="0" w:firstLine="0"/>
            </w:pPr>
            <w:r>
              <w:rPr>
                <w:rFonts w:hint="eastAsia"/>
              </w:rPr>
              <w:t>质量</w:t>
            </w:r>
            <w:r w:rsidR="007413E9">
              <w:rPr>
                <w:rFonts w:hint="eastAsia"/>
              </w:rPr>
              <w:t>/</w:t>
            </w:r>
            <w:r w:rsidR="007413E9">
              <w:t>kg</w:t>
            </w:r>
          </w:p>
        </w:tc>
      </w:tr>
      <w:tr w:rsidR="00096887" w14:paraId="466A9E65" w14:textId="77777777" w:rsidTr="00096887">
        <w:tc>
          <w:tcPr>
            <w:tcW w:w="2074" w:type="dxa"/>
          </w:tcPr>
          <w:p w14:paraId="003983C5" w14:textId="2FF64C02" w:rsidR="00096887" w:rsidRDefault="00096887" w:rsidP="00096887">
            <w:pPr>
              <w:ind w:firstLineChars="0" w:firstLine="0"/>
            </w:pPr>
            <w:r>
              <w:rPr>
                <w:rFonts w:hint="eastAsia"/>
              </w:rPr>
              <w:t>臂</w:t>
            </w:r>
            <w:r>
              <w:rPr>
                <w:rFonts w:hint="eastAsia"/>
              </w:rPr>
              <w:t>1</w:t>
            </w:r>
          </w:p>
        </w:tc>
        <w:tc>
          <w:tcPr>
            <w:tcW w:w="2074" w:type="dxa"/>
          </w:tcPr>
          <w:p w14:paraId="3980C57A" w14:textId="61A3986D" w:rsidR="00096887" w:rsidRDefault="007413E9" w:rsidP="00096887">
            <w:pPr>
              <w:ind w:firstLineChars="0" w:firstLine="0"/>
            </w:pPr>
            <w:r>
              <w:rPr>
                <w:rFonts w:hint="eastAsia"/>
              </w:rPr>
              <w:t>9</w:t>
            </w:r>
            <w:r>
              <w:t>4</w:t>
            </w:r>
          </w:p>
        </w:tc>
        <w:tc>
          <w:tcPr>
            <w:tcW w:w="2074" w:type="dxa"/>
          </w:tcPr>
          <w:p w14:paraId="1C24B9E8" w14:textId="77777777" w:rsidR="00096887" w:rsidRDefault="00096887" w:rsidP="00096887">
            <w:pPr>
              <w:ind w:firstLineChars="0" w:firstLine="0"/>
            </w:pPr>
          </w:p>
        </w:tc>
      </w:tr>
      <w:tr w:rsidR="00096887" w14:paraId="5844C7BF" w14:textId="77777777" w:rsidTr="00096887">
        <w:tc>
          <w:tcPr>
            <w:tcW w:w="2074" w:type="dxa"/>
          </w:tcPr>
          <w:p w14:paraId="034B60A9" w14:textId="15756191" w:rsidR="00096887" w:rsidRDefault="00096887" w:rsidP="00096887">
            <w:pPr>
              <w:ind w:firstLineChars="0" w:firstLine="0"/>
            </w:pPr>
            <w:r>
              <w:rPr>
                <w:rFonts w:hint="eastAsia"/>
              </w:rPr>
              <w:t>臂</w:t>
            </w:r>
            <w:r>
              <w:rPr>
                <w:rFonts w:hint="eastAsia"/>
              </w:rPr>
              <w:t>2</w:t>
            </w:r>
          </w:p>
        </w:tc>
        <w:tc>
          <w:tcPr>
            <w:tcW w:w="2074" w:type="dxa"/>
          </w:tcPr>
          <w:p w14:paraId="7DC7F04F" w14:textId="2644585B" w:rsidR="00096887" w:rsidRDefault="007413E9" w:rsidP="00096887">
            <w:pPr>
              <w:ind w:firstLineChars="0" w:firstLine="0"/>
            </w:pPr>
            <w:r>
              <w:rPr>
                <w:rFonts w:hint="eastAsia"/>
              </w:rPr>
              <w:t>6</w:t>
            </w:r>
            <w:r>
              <w:t>0</w:t>
            </w:r>
          </w:p>
        </w:tc>
        <w:tc>
          <w:tcPr>
            <w:tcW w:w="2074" w:type="dxa"/>
          </w:tcPr>
          <w:p w14:paraId="7A5AFA63" w14:textId="77777777" w:rsidR="00096887" w:rsidRDefault="00096887" w:rsidP="00096887">
            <w:pPr>
              <w:ind w:firstLineChars="0" w:firstLine="0"/>
            </w:pPr>
          </w:p>
        </w:tc>
      </w:tr>
    </w:tbl>
    <w:p w14:paraId="7EAA33DD" w14:textId="769F1A0E" w:rsidR="00096887" w:rsidRPr="007413E9" w:rsidRDefault="007413E9" w:rsidP="00096887">
      <w:pPr>
        <w:ind w:firstLine="420"/>
      </w:pPr>
      <w:r>
        <w:rPr>
          <w:rFonts w:hint="eastAsia"/>
        </w:rPr>
        <w:t>对二自由度机械臂正运动学分析，可求解出机械臂末端的坐标</w:t>
      </w:r>
      <w:r w:rsidR="00641F93" w:rsidRPr="00956B09">
        <w:rPr>
          <w:position w:val="-8"/>
        </w:rPr>
        <w:object w:dxaOrig="165" w:dyaOrig="272" w14:anchorId="29CAAB3A">
          <v:shape id="_x0000_i1062" type="#_x0000_t75" style="width:8.4pt;height:13.6pt" o:ole="">
            <v:imagedata r:id="rId24" o:title=""/>
          </v:shape>
          <o:OLEObject Type="Embed" ProgID="Equation.AxMath" ShapeID="_x0000_i1062" DrawAspect="Content" ObjectID="_1669122796" r:id="rId25"/>
        </w:object>
      </w:r>
      <w:r>
        <w:rPr>
          <w:rFonts w:hint="eastAsia"/>
        </w:rPr>
        <w:t>和</w:t>
      </w:r>
      <w:r w:rsidR="00641F93" w:rsidRPr="00956B09">
        <w:rPr>
          <w:position w:val="-8"/>
        </w:rPr>
        <w:object w:dxaOrig="158" w:dyaOrig="272" w14:anchorId="1E18DDF9">
          <v:shape id="_x0000_i1064" type="#_x0000_t75" style="width:8pt;height:13.6pt" o:ole="">
            <v:imagedata r:id="rId26" o:title=""/>
          </v:shape>
          <o:OLEObject Type="Embed" ProgID="Equation.AxMath" ShapeID="_x0000_i1064" DrawAspect="Content" ObjectID="_1669122797" r:id="rId27"/>
        </w:object>
      </w:r>
      <w:r>
        <w:rPr>
          <w:rFonts w:hint="eastAsia"/>
        </w:rPr>
        <w:t>：</w:t>
      </w:r>
    </w:p>
    <w:p w14:paraId="5CBC83F3" w14:textId="527CF0A2" w:rsidR="007413E9" w:rsidRDefault="00641F93" w:rsidP="007413E9">
      <w:pPr>
        <w:pStyle w:val="a0"/>
        <w:ind w:firstLine="420"/>
        <w:jc w:val="center"/>
      </w:pPr>
      <w:r w:rsidRPr="00641F93">
        <w:rPr>
          <w:position w:val="-33"/>
        </w:rPr>
        <w:object w:dxaOrig="2892" w:dyaOrig="782" w14:anchorId="1AC08028">
          <v:shape id="_x0000_i1060" type="#_x0000_t75" style="width:144.4pt;height:39.2pt" o:ole="">
            <v:imagedata r:id="rId28" o:title=""/>
          </v:shape>
          <o:OLEObject Type="Embed" ProgID="Equation.AxMath" ShapeID="_x0000_i1060" DrawAspect="Content" ObjectID="_1669122798" r:id="rId29"/>
        </w:object>
      </w:r>
    </w:p>
    <w:p w14:paraId="20E41750" w14:textId="4F3724F0" w:rsidR="007413E9" w:rsidRDefault="007413E9" w:rsidP="007413E9">
      <w:pPr>
        <w:ind w:firstLine="420"/>
      </w:pPr>
      <w:r>
        <w:rPr>
          <w:rFonts w:hint="eastAsia"/>
        </w:rPr>
        <w:t>由于</w:t>
      </w:r>
      <w:r w:rsidR="001C35ED">
        <w:rPr>
          <w:rFonts w:hint="eastAsia"/>
        </w:rPr>
        <w:t>角</w:t>
      </w:r>
      <w:r w:rsidR="00641F93" w:rsidRPr="00956B09">
        <w:rPr>
          <w:position w:val="-8"/>
        </w:rPr>
        <w:object w:dxaOrig="209" w:dyaOrig="274" w14:anchorId="5D9AE73A">
          <v:shape id="_x0000_i1070" type="#_x0000_t75" style="width:10.4pt;height:13.6pt" o:ole="">
            <v:imagedata r:id="rId30" o:title=""/>
          </v:shape>
          <o:OLEObject Type="Embed" ProgID="Equation.AxMath" ShapeID="_x0000_i1070" DrawAspect="Content" ObjectID="_1669122799" r:id="rId31"/>
        </w:object>
      </w:r>
      <w:r>
        <w:rPr>
          <w:rFonts w:hint="eastAsia"/>
        </w:rPr>
        <w:t>、</w:t>
      </w:r>
      <w:r w:rsidR="00641F93" w:rsidRPr="00956B09">
        <w:rPr>
          <w:position w:val="-8"/>
        </w:rPr>
        <w:object w:dxaOrig="219" w:dyaOrig="274" w14:anchorId="2374729E">
          <v:shape id="_x0000_i1068" type="#_x0000_t75" style="width:10.8pt;height:13.6pt" o:ole="">
            <v:imagedata r:id="rId32" o:title=""/>
          </v:shape>
          <o:OLEObject Type="Embed" ProgID="Equation.AxMath" ShapeID="_x0000_i1068" DrawAspect="Content" ObjectID="_1669122800" r:id="rId33"/>
        </w:object>
      </w:r>
      <w:r>
        <w:rPr>
          <w:rFonts w:hint="eastAsia"/>
        </w:rPr>
        <w:t>的</w:t>
      </w:r>
      <w:r w:rsidR="001C35ED">
        <w:rPr>
          <w:rFonts w:hint="eastAsia"/>
        </w:rPr>
        <w:t>理论取值范围为</w:t>
      </w:r>
      <w:r w:rsidR="00641F93" w:rsidRPr="00956B09">
        <w:rPr>
          <w:position w:val="-9"/>
        </w:rPr>
        <w:object w:dxaOrig="1265" w:dyaOrig="299" w14:anchorId="7500350E">
          <v:shape id="_x0000_i1066" type="#_x0000_t75" style="width:63.2pt;height:15.2pt" o:ole="">
            <v:imagedata r:id="rId34" o:title=""/>
          </v:shape>
          <o:OLEObject Type="Embed" ProgID="Equation.AxMath" ShapeID="_x0000_i1066" DrawAspect="Content" ObjectID="_1669122801" r:id="rId35"/>
        </w:object>
      </w:r>
      <w:r w:rsidR="001C35ED">
        <w:rPr>
          <w:rFonts w:hint="eastAsia"/>
        </w:rPr>
        <w:t>，因此可以求解出二自由度机械臂的工作区域，如图所示的二自由度机械臂，其工作区域的最小半径为</w:t>
      </w:r>
      <w:r w:rsidR="00641F93" w:rsidRPr="00956B09">
        <w:rPr>
          <w:position w:val="-9"/>
        </w:rPr>
        <w:object w:dxaOrig="829" w:dyaOrig="308" w14:anchorId="499423C3">
          <v:shape id="_x0000_i1072" type="#_x0000_t75" style="width:41.2pt;height:15.2pt" o:ole="">
            <v:imagedata r:id="rId36" o:title=""/>
          </v:shape>
          <o:OLEObject Type="Embed" ProgID="Equation.AxMath" ShapeID="_x0000_i1072" DrawAspect="Content" ObjectID="_1669122802" r:id="rId37"/>
        </w:object>
      </w:r>
      <w:r w:rsidR="001C35ED">
        <w:rPr>
          <w:rFonts w:hint="eastAsia"/>
        </w:rPr>
        <w:t>，最大工作区域半径</w:t>
      </w:r>
      <w:r w:rsidR="001C35ED">
        <w:rPr>
          <w:rFonts w:hint="eastAsia"/>
        </w:rPr>
        <w:lastRenderedPageBreak/>
        <w:t>为</w:t>
      </w:r>
      <w:r w:rsidR="00641F93" w:rsidRPr="00956B09">
        <w:rPr>
          <w:position w:val="-9"/>
        </w:rPr>
        <w:object w:dxaOrig="829" w:dyaOrig="308" w14:anchorId="32273834">
          <v:shape id="_x0000_i1074" type="#_x0000_t75" style="width:41.2pt;height:15.2pt" o:ole="">
            <v:imagedata r:id="rId38" o:title=""/>
          </v:shape>
          <o:OLEObject Type="Embed" ProgID="Equation.AxMath" ShapeID="_x0000_i1074" DrawAspect="Content" ObjectID="_1669122803" r:id="rId39"/>
        </w:object>
      </w:r>
      <w:r w:rsidR="001C35ED">
        <w:rPr>
          <w:rFonts w:hint="eastAsia"/>
        </w:rPr>
        <w:t>，因此其工作区域为圆弧</w:t>
      </w:r>
      <w:r w:rsidR="00641F93" w:rsidRPr="00956B09">
        <w:rPr>
          <w:position w:val="-8"/>
        </w:rPr>
        <w:object w:dxaOrig="630" w:dyaOrig="272" w14:anchorId="595A7712">
          <v:shape id="_x0000_i1076" type="#_x0000_t75" style="width:31.6pt;height:13.6pt" o:ole="">
            <v:imagedata r:id="rId40" o:title=""/>
          </v:shape>
          <o:OLEObject Type="Embed" ProgID="Equation.AxMath" ShapeID="_x0000_i1076" DrawAspect="Content" ObjectID="_1669122804" r:id="rId41"/>
        </w:object>
      </w:r>
      <w:r w:rsidR="001C35ED">
        <w:rPr>
          <w:rFonts w:hint="eastAsia"/>
        </w:rPr>
        <w:t>之间的区域，如图所示。</w:t>
      </w:r>
    </w:p>
    <w:p w14:paraId="766DCFEB" w14:textId="7350828D" w:rsidR="00505403" w:rsidRDefault="00FB3F76" w:rsidP="00505403">
      <w:pPr>
        <w:pStyle w:val="a0"/>
        <w:keepNext/>
        <w:ind w:firstLine="420"/>
        <w:jc w:val="center"/>
      </w:pPr>
      <w:r>
        <w:object w:dxaOrig="7957" w:dyaOrig="8046" w14:anchorId="063D2F27">
          <v:shape id="_x0000_i1042" type="#_x0000_t75" style="width:174pt;height:156.8pt" o:ole="">
            <v:imagedata r:id="rId42" o:title="" croptop="22773f" cropbottom="19910f" cropleft="20844f" cropright="19035f"/>
          </v:shape>
          <o:OLEObject Type="Embed" ProgID="AxGlyph.Document" ShapeID="_x0000_i1042" DrawAspect="Content" ObjectID="_1669122805" r:id="rId43"/>
        </w:object>
      </w:r>
    </w:p>
    <w:p w14:paraId="5349B0CE" w14:textId="2C8ECF00" w:rsidR="001C35ED" w:rsidRDefault="00505403" w:rsidP="00505403">
      <w:pPr>
        <w:pStyle w:val="ae"/>
        <w:ind w:firstLine="420"/>
      </w:pPr>
      <w:r>
        <w:rPr>
          <w:rFonts w:hint="eastAsia"/>
        </w:rPr>
        <w:t>图</w:t>
      </w:r>
      <w:r>
        <w:rPr>
          <w:rFonts w:hint="eastAsia"/>
        </w:rPr>
        <w:t xml:space="preserve"> </w:t>
      </w:r>
      <w:r w:rsidR="00FB3F76">
        <w:fldChar w:fldCharType="begin"/>
      </w:r>
      <w:r w:rsidR="00FB3F76">
        <w:instrText xml:space="preserve"> </w:instrText>
      </w:r>
      <w:r w:rsidR="00FB3F76">
        <w:rPr>
          <w:rFonts w:hint="eastAsia"/>
        </w:rPr>
        <w:instrText>STYLEREF 1 \s</w:instrText>
      </w:r>
      <w:r w:rsidR="00FB3F76">
        <w:instrText xml:space="preserve"> </w:instrText>
      </w:r>
      <w:r w:rsidR="00FB3F76">
        <w:fldChar w:fldCharType="separate"/>
      </w:r>
      <w:r w:rsidR="00FB3F76">
        <w:rPr>
          <w:noProof/>
        </w:rPr>
        <w:t>3</w:t>
      </w:r>
      <w:r w:rsidR="00FB3F76">
        <w:fldChar w:fldCharType="end"/>
      </w:r>
      <w:r w:rsidR="00FB3F76">
        <w:t>.</w:t>
      </w:r>
      <w:r w:rsidR="00FB3F76">
        <w:fldChar w:fldCharType="begin"/>
      </w:r>
      <w:r w:rsidR="00FB3F76">
        <w:instrText xml:space="preserve"> </w:instrText>
      </w:r>
      <w:r w:rsidR="00FB3F76">
        <w:rPr>
          <w:rFonts w:hint="eastAsia"/>
        </w:rPr>
        <w:instrText xml:space="preserve">SEQ </w:instrText>
      </w:r>
      <w:r w:rsidR="00FB3F76">
        <w:rPr>
          <w:rFonts w:hint="eastAsia"/>
        </w:rPr>
        <w:instrText>图</w:instrText>
      </w:r>
      <w:r w:rsidR="00FB3F76">
        <w:rPr>
          <w:rFonts w:hint="eastAsia"/>
        </w:rPr>
        <w:instrText xml:space="preserve"> \* ARABIC \s 1</w:instrText>
      </w:r>
      <w:r w:rsidR="00FB3F76">
        <w:instrText xml:space="preserve"> </w:instrText>
      </w:r>
      <w:r w:rsidR="00FB3F76">
        <w:fldChar w:fldCharType="separate"/>
      </w:r>
      <w:r w:rsidR="00FB3F76">
        <w:rPr>
          <w:noProof/>
        </w:rPr>
        <w:t>2</w:t>
      </w:r>
      <w:r w:rsidR="00FB3F76">
        <w:fldChar w:fldCharType="end"/>
      </w:r>
      <w:r>
        <w:t xml:space="preserve"> </w:t>
      </w:r>
      <w:r>
        <w:rPr>
          <w:rFonts w:hint="eastAsia"/>
        </w:rPr>
        <w:t>二自由度机械臂工作区域</w:t>
      </w:r>
    </w:p>
    <w:p w14:paraId="3EEF5462" w14:textId="7E77B754" w:rsidR="00505403" w:rsidRDefault="00505403" w:rsidP="00505403">
      <w:pPr>
        <w:ind w:firstLine="420"/>
      </w:pPr>
      <w:r>
        <w:rPr>
          <w:rFonts w:hint="eastAsia"/>
        </w:rPr>
        <w:t>当已知机械臂末端调姿平台的坐标</w:t>
      </w:r>
      <w:r w:rsidR="00641F93" w:rsidRPr="00641F93">
        <w:rPr>
          <w:position w:val="-9"/>
        </w:rPr>
        <w:object w:dxaOrig="488" w:dyaOrig="284" w14:anchorId="3B8D6385">
          <v:shape id="_x0000_i1078" type="#_x0000_t75" style="width:24.8pt;height:14.4pt" o:ole="">
            <v:imagedata r:id="rId44" o:title=""/>
          </v:shape>
          <o:OLEObject Type="Embed" ProgID="Equation.AxMath" ShapeID="_x0000_i1078" DrawAspect="Content" ObjectID="_1669122806" r:id="rId45"/>
        </w:object>
      </w:r>
      <w:r>
        <w:rPr>
          <w:rFonts w:hint="eastAsia"/>
        </w:rPr>
        <w:t>，若</w:t>
      </w:r>
      <w:r w:rsidR="00641F93" w:rsidRPr="00641F93">
        <w:rPr>
          <w:position w:val="-9"/>
        </w:rPr>
        <w:object w:dxaOrig="488" w:dyaOrig="284" w14:anchorId="30CFC363">
          <v:shape id="_x0000_i1080" type="#_x0000_t75" style="width:24.8pt;height:14.4pt" o:ole="">
            <v:imagedata r:id="rId44" o:title=""/>
          </v:shape>
          <o:OLEObject Type="Embed" ProgID="Equation.AxMath" ShapeID="_x0000_i1080" DrawAspect="Content" ObjectID="_1669122807" r:id="rId46"/>
        </w:object>
      </w:r>
      <w:r>
        <w:rPr>
          <w:rFonts w:hint="eastAsia"/>
        </w:rPr>
        <w:t>在机械臂的工作区域内，可通过逆运动学方程求解出机械臂两臂的夹角</w:t>
      </w:r>
      <w:r w:rsidR="00641F93" w:rsidRPr="00956B09">
        <w:rPr>
          <w:position w:val="-8"/>
        </w:rPr>
        <w:object w:dxaOrig="649" w:dyaOrig="274" w14:anchorId="3202A348">
          <v:shape id="_x0000_i1082" type="#_x0000_t75" style="width:32.4pt;height:13.6pt" o:ole="">
            <v:imagedata r:id="rId47" o:title=""/>
          </v:shape>
          <o:OLEObject Type="Embed" ProgID="Equation.AxMath" ShapeID="_x0000_i1082" DrawAspect="Content" ObjectID="_1669122808" r:id="rId48"/>
        </w:object>
      </w:r>
      <w:r>
        <w:rPr>
          <w:rFonts w:hint="eastAsia"/>
        </w:rPr>
        <w:t>。</w:t>
      </w:r>
    </w:p>
    <w:p w14:paraId="21C67D9E" w14:textId="2E609793" w:rsidR="00505403" w:rsidRPr="00505403" w:rsidRDefault="00505403" w:rsidP="00505403">
      <w:pPr>
        <w:pStyle w:val="a0"/>
        <w:ind w:firstLine="420"/>
      </w:pPr>
      <w:r>
        <w:rPr>
          <w:rFonts w:hint="eastAsia"/>
        </w:rPr>
        <w:t>二自由度机械臂逆运动学分析时，设机械臂关节</w:t>
      </w:r>
      <w:r>
        <w:t>1</w:t>
      </w:r>
      <w:r>
        <w:rPr>
          <w:rFonts w:hint="eastAsia"/>
        </w:rPr>
        <w:t>、</w:t>
      </w:r>
      <w:r>
        <w:rPr>
          <w:rFonts w:hint="eastAsia"/>
        </w:rPr>
        <w:t>2</w:t>
      </w:r>
      <w:r>
        <w:rPr>
          <w:rFonts w:hint="eastAsia"/>
        </w:rPr>
        <w:t>分别为</w:t>
      </w:r>
      <w:r w:rsidR="00641F93" w:rsidRPr="00956B09">
        <w:rPr>
          <w:position w:val="-8"/>
        </w:rPr>
        <w:object w:dxaOrig="257" w:dyaOrig="274" w14:anchorId="18796789">
          <v:shape id="_x0000_i1084" type="#_x0000_t75" style="width:12.8pt;height:13.6pt" o:ole="">
            <v:imagedata r:id="rId49" o:title=""/>
          </v:shape>
          <o:OLEObject Type="Embed" ProgID="Equation.AxMath" ShapeID="_x0000_i1084" DrawAspect="Content" ObjectID="_1669122809" r:id="rId50"/>
        </w:object>
      </w:r>
      <w:r>
        <w:rPr>
          <w:rFonts w:hint="eastAsia"/>
        </w:rPr>
        <w:t>、</w:t>
      </w:r>
      <w:r w:rsidR="00641F93" w:rsidRPr="00956B09">
        <w:rPr>
          <w:position w:val="-8"/>
        </w:rPr>
        <w:object w:dxaOrig="267" w:dyaOrig="274" w14:anchorId="6F0179BF">
          <v:shape id="_x0000_i1086" type="#_x0000_t75" style="width:13.2pt;height:13.6pt" o:ole="">
            <v:imagedata r:id="rId51" o:title=""/>
          </v:shape>
          <o:OLEObject Type="Embed" ProgID="Equation.AxMath" ShapeID="_x0000_i1086" DrawAspect="Content" ObjectID="_1669122810" r:id="rId52"/>
        </w:object>
      </w:r>
      <w:r>
        <w:rPr>
          <w:rFonts w:hint="eastAsia"/>
        </w:rPr>
        <w:t>，机械臂末端为</w:t>
      </w:r>
      <w:r w:rsidR="00641F93" w:rsidRPr="00956B09">
        <w:rPr>
          <w:position w:val="-8"/>
        </w:rPr>
        <w:object w:dxaOrig="202" w:dyaOrig="272" w14:anchorId="493C772B">
          <v:shape id="_x0000_i1093" type="#_x0000_t75" style="width:10.4pt;height:13.6pt" o:ole="">
            <v:imagedata r:id="rId53" o:title=""/>
          </v:shape>
          <o:OLEObject Type="Embed" ProgID="Equation.AxMath" ShapeID="_x0000_i1093" DrawAspect="Content" ObjectID="_1669122811" r:id="rId54"/>
        </w:object>
      </w:r>
      <w:r w:rsidR="00FB3F76">
        <w:rPr>
          <w:rFonts w:hint="eastAsia"/>
        </w:rPr>
        <w:t>点</w:t>
      </w:r>
      <w:r>
        <w:rPr>
          <w:rFonts w:hint="eastAsia"/>
        </w:rPr>
        <w:t>，并连接</w:t>
      </w:r>
      <w:r w:rsidR="00956B09" w:rsidRPr="00956B09">
        <w:rPr>
          <w:position w:val="-8"/>
        </w:rPr>
        <w:object w:dxaOrig="249" w:dyaOrig="266" w14:anchorId="41D4CAD3">
          <v:shape id="_x0000_i1091" type="#_x0000_t75" style="width:12.4pt;height:13.2pt" o:ole="">
            <v:imagedata r:id="rId55" o:title=""/>
          </v:shape>
          <o:OLEObject Type="Embed" ProgID="Equation.AxMath" ShapeID="_x0000_i1091" DrawAspect="Content" ObjectID="_1669122812" r:id="rId56"/>
        </w:object>
      </w:r>
      <w:r w:rsidR="00FB3F76">
        <w:rPr>
          <w:rFonts w:hint="eastAsia"/>
        </w:rPr>
        <w:t>、</w:t>
      </w:r>
      <w:r w:rsidR="00641F93" w:rsidRPr="00956B09">
        <w:rPr>
          <w:position w:val="-8"/>
        </w:rPr>
        <w:object w:dxaOrig="202" w:dyaOrig="272" w14:anchorId="0AC413DA">
          <v:shape id="_x0000_i1095" type="#_x0000_t75" style="width:10.4pt;height:13.6pt" o:ole="">
            <v:imagedata r:id="rId53" o:title=""/>
          </v:shape>
          <o:OLEObject Type="Embed" ProgID="Equation.AxMath" ShapeID="_x0000_i1095" DrawAspect="Content" ObjectID="_1669122813" r:id="rId57"/>
        </w:object>
      </w:r>
      <w:r w:rsidR="00FB3F76">
        <w:rPr>
          <w:rFonts w:hint="eastAsia"/>
        </w:rPr>
        <w:t>点作为辅助线，如图所示。</w:t>
      </w:r>
    </w:p>
    <w:p w14:paraId="66079D1D" w14:textId="439FFBB8" w:rsidR="00FB3F76" w:rsidRDefault="00FB3F76" w:rsidP="00FB3F76">
      <w:pPr>
        <w:pStyle w:val="a0"/>
        <w:keepNext/>
        <w:ind w:firstLine="420"/>
        <w:jc w:val="center"/>
      </w:pPr>
      <w:r>
        <w:object w:dxaOrig="7957" w:dyaOrig="8046" w14:anchorId="01198637">
          <v:shape id="_x0000_i1051" type="#_x0000_t75" style="width:180.4pt;height:162.4pt" o:ole="">
            <v:imagedata r:id="rId58" o:title="" croptop="22773f" cropbottom="19910f" cropleft="20844f" cropright="19035f"/>
          </v:shape>
          <o:OLEObject Type="Embed" ProgID="AxGlyph.Document" ShapeID="_x0000_i1051" DrawAspect="Content" ObjectID="_1669122814" r:id="rId59"/>
        </w:object>
      </w:r>
    </w:p>
    <w:p w14:paraId="6AB5D656" w14:textId="57D42363" w:rsidR="00505403" w:rsidRDefault="00FB3F76" w:rsidP="00FB3F76">
      <w:pPr>
        <w:pStyle w:val="ae"/>
        <w:ind w:firstLine="42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t xml:space="preserve"> </w:t>
      </w:r>
      <w:r>
        <w:rPr>
          <w:rFonts w:hint="eastAsia"/>
        </w:rPr>
        <w:t>机械臂逆运动学</w:t>
      </w:r>
    </w:p>
    <w:p w14:paraId="28EE83A1" w14:textId="4F4C6D6C" w:rsidR="00FB3F76" w:rsidRDefault="00FB3F76" w:rsidP="00FB3F76">
      <w:pPr>
        <w:ind w:firstLine="420"/>
      </w:pPr>
      <w:r>
        <w:rPr>
          <w:rFonts w:hint="eastAsia"/>
        </w:rPr>
        <w:t>根据公式</w:t>
      </w:r>
      <w:r>
        <w:rPr>
          <w:rFonts w:hint="eastAsia"/>
        </w:rPr>
        <w:t xml:space="preserve"> </w:t>
      </w:r>
      <w:r>
        <w:t xml:space="preserve"> </w:t>
      </w:r>
      <w:r>
        <w:rPr>
          <w:rFonts w:hint="eastAsia"/>
        </w:rPr>
        <w:t>可得：</w:t>
      </w:r>
    </w:p>
    <w:p w14:paraId="420EA42C" w14:textId="36735E53" w:rsidR="00FB3F76" w:rsidRDefault="00641F93" w:rsidP="00FB3F76">
      <w:pPr>
        <w:pStyle w:val="a0"/>
        <w:ind w:firstLine="420"/>
        <w:jc w:val="center"/>
      </w:pPr>
      <w:r w:rsidRPr="00956B09">
        <w:rPr>
          <w:position w:val="-8"/>
        </w:rPr>
        <w:object w:dxaOrig="3129" w:dyaOrig="277" w14:anchorId="4B9A1D44">
          <v:shape id="_x0000_i1097" type="#_x0000_t75" style="width:156.4pt;height:14pt" o:ole="">
            <v:imagedata r:id="rId60" o:title=""/>
          </v:shape>
          <o:OLEObject Type="Embed" ProgID="Equation.AxMath" ShapeID="_x0000_i1097" DrawAspect="Content" ObjectID="_1669122815" r:id="rId61"/>
        </w:object>
      </w:r>
    </w:p>
    <w:p w14:paraId="1291646E" w14:textId="3650E39E" w:rsidR="00FB3F76" w:rsidRDefault="00FB3F76" w:rsidP="00FB3F76">
      <w:pPr>
        <w:ind w:firstLine="420"/>
      </w:pPr>
      <w:r>
        <w:rPr>
          <w:rFonts w:hint="eastAsia"/>
        </w:rPr>
        <w:t>所以：</w:t>
      </w:r>
    </w:p>
    <w:p w14:paraId="5838EC07" w14:textId="074836E8" w:rsidR="00FB3F76" w:rsidRDefault="00641F93" w:rsidP="00FB3F76">
      <w:pPr>
        <w:pStyle w:val="a0"/>
        <w:ind w:firstLine="420"/>
        <w:jc w:val="center"/>
      </w:pPr>
      <w:r w:rsidRPr="00956B09">
        <w:rPr>
          <w:position w:val="-21"/>
        </w:rPr>
        <w:object w:dxaOrig="2468" w:dyaOrig="541" w14:anchorId="1B324C97">
          <v:shape id="_x0000_i1099" type="#_x0000_t75" style="width:123.2pt;height:26.8pt" o:ole="">
            <v:imagedata r:id="rId62" o:title=""/>
          </v:shape>
          <o:OLEObject Type="Embed" ProgID="Equation.AxMath" ShapeID="_x0000_i1099" DrawAspect="Content" ObjectID="_1669122816" r:id="rId63"/>
        </w:object>
      </w:r>
    </w:p>
    <w:p w14:paraId="2FC41E38" w14:textId="5FB3D9AA" w:rsidR="0082141A" w:rsidRDefault="0082141A" w:rsidP="0082141A">
      <w:pPr>
        <w:ind w:firstLine="420"/>
      </w:pPr>
      <w:r>
        <w:rPr>
          <w:rFonts w:hint="eastAsia"/>
        </w:rPr>
        <w:t>对</w:t>
      </w:r>
      <w:r w:rsidR="00956B09" w:rsidRPr="00956B09">
        <w:rPr>
          <w:position w:val="-8"/>
        </w:rPr>
        <w:object w:dxaOrig="837" w:dyaOrig="266" w14:anchorId="7314FB19">
          <v:shape id="_x0000_i1054" type="#_x0000_t75" style="width:42pt;height:13.2pt" o:ole="">
            <v:imagedata r:id="rId64" o:title=""/>
          </v:shape>
          <o:OLEObject Type="Embed" ProgID="Equation.AxMath" ShapeID="_x0000_i1054" DrawAspect="Content" ObjectID="_1669122817" r:id="rId65"/>
        </w:object>
      </w:r>
      <w:r>
        <w:rPr>
          <w:rFonts w:hint="eastAsia"/>
        </w:rPr>
        <w:t>分析可得：</w:t>
      </w:r>
    </w:p>
    <w:p w14:paraId="42AEE665" w14:textId="5ECD595C" w:rsidR="0082141A" w:rsidRDefault="00641F93" w:rsidP="00062CD4">
      <w:pPr>
        <w:pStyle w:val="a0"/>
        <w:ind w:firstLine="420"/>
        <w:jc w:val="center"/>
      </w:pPr>
      <w:r w:rsidRPr="00956B09">
        <w:rPr>
          <w:position w:val="-21"/>
        </w:rPr>
        <w:object w:dxaOrig="2704" w:dyaOrig="539" w14:anchorId="7BEFF45A">
          <v:shape id="_x0000_i1101" type="#_x0000_t75" style="width:135.6pt;height:26.8pt" o:ole="">
            <v:imagedata r:id="rId66" o:title=""/>
          </v:shape>
          <o:OLEObject Type="Embed" ProgID="Equation.AxMath" ShapeID="_x0000_i1101" DrawAspect="Content" ObjectID="_1669122818" r:id="rId67"/>
        </w:object>
      </w:r>
    </w:p>
    <w:p w14:paraId="05AA8A79" w14:textId="6F2666B4" w:rsidR="0082141A" w:rsidRDefault="0082141A" w:rsidP="0082141A">
      <w:pPr>
        <w:pStyle w:val="a0"/>
        <w:ind w:firstLine="420"/>
      </w:pPr>
      <w:r>
        <w:rPr>
          <w:rFonts w:hint="eastAsia"/>
        </w:rPr>
        <w:lastRenderedPageBreak/>
        <w:t>于是：</w:t>
      </w:r>
    </w:p>
    <w:p w14:paraId="2F3EF589" w14:textId="1E44E6E4" w:rsidR="0082141A" w:rsidRDefault="00641F93" w:rsidP="00062CD4">
      <w:pPr>
        <w:pStyle w:val="a0"/>
        <w:ind w:firstLine="420"/>
        <w:jc w:val="center"/>
      </w:pPr>
      <w:r w:rsidRPr="00641F93">
        <w:rPr>
          <w:position w:val="-26"/>
        </w:rPr>
        <w:object w:dxaOrig="3100" w:dyaOrig="590" w14:anchorId="78BD96EA">
          <v:shape id="_x0000_i1103" type="#_x0000_t75" style="width:155.2pt;height:29.2pt" o:ole="">
            <v:imagedata r:id="rId68" o:title=""/>
          </v:shape>
          <o:OLEObject Type="Embed" ProgID="Equation.AxMath" ShapeID="_x0000_i1103" DrawAspect="Content" ObjectID="_1669122819" r:id="rId69"/>
        </w:object>
      </w:r>
    </w:p>
    <w:p w14:paraId="167932B7" w14:textId="20C2B117" w:rsidR="0082141A" w:rsidRDefault="0082141A" w:rsidP="0082141A">
      <w:pPr>
        <w:pStyle w:val="a0"/>
        <w:ind w:firstLine="420"/>
      </w:pPr>
      <w:r>
        <w:rPr>
          <w:rFonts w:hint="eastAsia"/>
        </w:rPr>
        <w:t>由于：</w:t>
      </w:r>
    </w:p>
    <w:p w14:paraId="51621BE7" w14:textId="1AA66B22" w:rsidR="0082141A" w:rsidRDefault="00641F93" w:rsidP="00062CD4">
      <w:pPr>
        <w:pStyle w:val="a0"/>
        <w:ind w:firstLine="420"/>
        <w:jc w:val="center"/>
      </w:pPr>
      <w:r w:rsidRPr="00641F93">
        <w:rPr>
          <w:position w:val="-21"/>
        </w:rPr>
        <w:object w:dxaOrig="1555" w:dyaOrig="533" w14:anchorId="2CFD9C8C">
          <v:shape id="_x0000_i1105" type="#_x0000_t75" style="width:78pt;height:26.8pt" o:ole="">
            <v:imagedata r:id="rId70" o:title=""/>
          </v:shape>
          <o:OLEObject Type="Embed" ProgID="Equation.AxMath" ShapeID="_x0000_i1105" DrawAspect="Content" ObjectID="_1669122820" r:id="rId71"/>
        </w:object>
      </w:r>
    </w:p>
    <w:p w14:paraId="6C09EB6C" w14:textId="0636101A" w:rsidR="0082141A" w:rsidRDefault="0082141A" w:rsidP="0082141A">
      <w:pPr>
        <w:pStyle w:val="a0"/>
        <w:ind w:firstLine="420"/>
      </w:pPr>
      <w:r>
        <w:rPr>
          <w:rFonts w:hint="eastAsia"/>
        </w:rPr>
        <w:t>因此：</w:t>
      </w:r>
    </w:p>
    <w:p w14:paraId="63146E04" w14:textId="2292068D" w:rsidR="0082141A" w:rsidRDefault="00641F93" w:rsidP="00062CD4">
      <w:pPr>
        <w:pStyle w:val="a0"/>
        <w:ind w:firstLine="420"/>
        <w:jc w:val="center"/>
      </w:pPr>
      <w:r w:rsidRPr="00641F93">
        <w:rPr>
          <w:position w:val="-44"/>
        </w:rPr>
        <w:object w:dxaOrig="3784" w:dyaOrig="1007" w14:anchorId="72E8004F">
          <v:shape id="_x0000_i1107" type="#_x0000_t75" style="width:189.2pt;height:50pt" o:ole="">
            <v:imagedata r:id="rId72" o:title=""/>
          </v:shape>
          <o:OLEObject Type="Embed" ProgID="Equation.AxMath" ShapeID="_x0000_i1107" DrawAspect="Content" ObjectID="_1669122821" r:id="rId73"/>
        </w:object>
      </w:r>
    </w:p>
    <w:p w14:paraId="6B0197E7" w14:textId="5578C9F7" w:rsidR="00062CD4" w:rsidRDefault="00062CD4" w:rsidP="00062CD4">
      <w:pPr>
        <w:ind w:firstLine="420"/>
      </w:pPr>
    </w:p>
    <w:p w14:paraId="15E8F5D4" w14:textId="0707F883" w:rsidR="00C775B2" w:rsidRPr="00C775B2" w:rsidRDefault="00C775B2" w:rsidP="00C775B2">
      <w:pPr>
        <w:pStyle w:val="a0"/>
        <w:ind w:firstLine="420"/>
      </w:pPr>
      <w:ins w:id="3" w:author="2635481438@qq.com" w:date="2020-11-28T10:05:00Z">
        <w:r>
          <w:rPr>
            <w:rFonts w:hint="eastAsia"/>
          </w:rPr>
          <w:t>此处应说明载荷模块大角度调姿两臂转角的</w:t>
        </w:r>
      </w:ins>
      <w:ins w:id="4" w:author="2635481438@qq.com" w:date="2020-11-28T10:06:00Z">
        <w:r>
          <w:rPr>
            <w:rFonts w:hint="eastAsia"/>
          </w:rPr>
          <w:t>分配。</w:t>
        </w:r>
      </w:ins>
      <w:del w:id="5" w:author="2635481438@qq.com" w:date="2020-11-28T10:05:00Z">
        <w:r w:rsidDel="00C775B2">
          <w:rPr>
            <w:rFonts w:hint="eastAsia"/>
          </w:rPr>
          <w:delText>此处应说明</w:delText>
        </w:r>
      </w:del>
    </w:p>
    <w:sectPr w:rsidR="00C775B2" w:rsidRPr="00C775B2" w:rsidSect="00414A40">
      <w:headerReference w:type="even" r:id="rId74"/>
      <w:headerReference w:type="default" r:id="rId75"/>
      <w:footerReference w:type="even" r:id="rId76"/>
      <w:footerReference w:type="default" r:id="rId77"/>
      <w:headerReference w:type="first" r:id="rId78"/>
      <w:footerReference w:type="first" r:id="rId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C1038" w14:textId="77777777" w:rsidR="009D029C" w:rsidRDefault="009D029C" w:rsidP="00697419">
      <w:pPr>
        <w:spacing w:line="240" w:lineRule="auto"/>
        <w:ind w:firstLine="420"/>
      </w:pPr>
      <w:r>
        <w:separator/>
      </w:r>
    </w:p>
  </w:endnote>
  <w:endnote w:type="continuationSeparator" w:id="0">
    <w:p w14:paraId="7E6F787D" w14:textId="77777777" w:rsidR="009D029C" w:rsidRDefault="009D029C" w:rsidP="0069741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7FD90" w14:textId="77777777" w:rsidR="005418BF" w:rsidRDefault="005418BF">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8AC672" w14:textId="77777777" w:rsidR="005418BF" w:rsidRDefault="005418BF">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3AAF8F" w14:textId="77777777" w:rsidR="005418BF" w:rsidRDefault="005418BF">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4EB465" w14:textId="77777777" w:rsidR="009D029C" w:rsidRDefault="009D029C" w:rsidP="00697419">
      <w:pPr>
        <w:spacing w:line="240" w:lineRule="auto"/>
        <w:ind w:firstLine="420"/>
      </w:pPr>
      <w:r>
        <w:separator/>
      </w:r>
    </w:p>
  </w:footnote>
  <w:footnote w:type="continuationSeparator" w:id="0">
    <w:p w14:paraId="375A07F1" w14:textId="77777777" w:rsidR="009D029C" w:rsidRDefault="009D029C" w:rsidP="0069741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41DE8" w14:textId="77777777" w:rsidR="005418BF" w:rsidRDefault="005418BF">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AC0551" w14:textId="77777777" w:rsidR="005418BF" w:rsidRDefault="005418BF" w:rsidP="009D3DC7">
    <w:pPr>
      <w:pStyle w:val="af1"/>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DB1E04" w14:textId="77777777" w:rsidR="005418BF" w:rsidRDefault="005418BF">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256B69"/>
    <w:multiLevelType w:val="hybridMultilevel"/>
    <w:tmpl w:val="3DC8AC10"/>
    <w:lvl w:ilvl="0" w:tplc="F0464DB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5F21327E"/>
    <w:multiLevelType w:val="hybridMultilevel"/>
    <w:tmpl w:val="B1F2234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7B4D0644"/>
    <w:multiLevelType w:val="hybridMultilevel"/>
    <w:tmpl w:val="E200C08C"/>
    <w:lvl w:ilvl="0" w:tplc="B4384D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7DB967D3"/>
    <w:multiLevelType w:val="multilevel"/>
    <w:tmpl w:val="EA069472"/>
    <w:lvl w:ilvl="0">
      <w:start w:val="1"/>
      <w:numFmt w:val="chineseCountingThousand"/>
      <w:pStyle w:val="1"/>
      <w:suff w:val="nothing"/>
      <w:lvlText w:val="第%1章"/>
      <w:lvlJc w:val="left"/>
      <w:pPr>
        <w:ind w:left="0" w:firstLine="0"/>
      </w:pPr>
      <w:rPr>
        <w:rFonts w:hint="eastAsia"/>
      </w:rPr>
    </w:lvl>
    <w:lvl w:ilvl="1">
      <w:start w:val="1"/>
      <w:numFmt w:val="none"/>
      <w:pStyle w:val="2"/>
      <w:suff w:val="nothing"/>
      <w:lvlText w:val=""/>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abstractNumId w:val="2"/>
  </w:num>
  <w:num w:numId="2">
    <w:abstractNumId w:val="3"/>
  </w:num>
  <w:num w:numId="3">
    <w:abstractNumId w:val="1"/>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2635481438@qq.com">
    <w15:presenceInfo w15:providerId="Windows Live" w15:userId="24db79dd01f0b3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B12"/>
    <w:rsid w:val="00022A78"/>
    <w:rsid w:val="00062CD4"/>
    <w:rsid w:val="000927E6"/>
    <w:rsid w:val="00096887"/>
    <w:rsid w:val="000B2A80"/>
    <w:rsid w:val="000C0363"/>
    <w:rsid w:val="000C39C4"/>
    <w:rsid w:val="000D559D"/>
    <w:rsid w:val="000E534E"/>
    <w:rsid w:val="000F5C9C"/>
    <w:rsid w:val="00107F18"/>
    <w:rsid w:val="00116236"/>
    <w:rsid w:val="00124AE6"/>
    <w:rsid w:val="001303C9"/>
    <w:rsid w:val="00132ECC"/>
    <w:rsid w:val="00164F67"/>
    <w:rsid w:val="00170374"/>
    <w:rsid w:val="0018709E"/>
    <w:rsid w:val="00197DF7"/>
    <w:rsid w:val="001B0B80"/>
    <w:rsid w:val="001B1238"/>
    <w:rsid w:val="001B6FAC"/>
    <w:rsid w:val="001C0A16"/>
    <w:rsid w:val="001C2722"/>
    <w:rsid w:val="001C35ED"/>
    <w:rsid w:val="001C4A2D"/>
    <w:rsid w:val="001E275F"/>
    <w:rsid w:val="001E49A2"/>
    <w:rsid w:val="002066DB"/>
    <w:rsid w:val="00214A19"/>
    <w:rsid w:val="00215322"/>
    <w:rsid w:val="00224FD9"/>
    <w:rsid w:val="002427C8"/>
    <w:rsid w:val="00257CE9"/>
    <w:rsid w:val="002719C0"/>
    <w:rsid w:val="002738E7"/>
    <w:rsid w:val="0028225C"/>
    <w:rsid w:val="0028306C"/>
    <w:rsid w:val="00283874"/>
    <w:rsid w:val="002878CA"/>
    <w:rsid w:val="002A0B65"/>
    <w:rsid w:val="002B1A3E"/>
    <w:rsid w:val="002C067B"/>
    <w:rsid w:val="002D3524"/>
    <w:rsid w:val="002E3B27"/>
    <w:rsid w:val="00307437"/>
    <w:rsid w:val="00317D64"/>
    <w:rsid w:val="00352C92"/>
    <w:rsid w:val="00365FC9"/>
    <w:rsid w:val="0038266B"/>
    <w:rsid w:val="0039766F"/>
    <w:rsid w:val="003B0A54"/>
    <w:rsid w:val="003B0F38"/>
    <w:rsid w:val="003B5825"/>
    <w:rsid w:val="003D06AC"/>
    <w:rsid w:val="003E455F"/>
    <w:rsid w:val="00407E56"/>
    <w:rsid w:val="00414A40"/>
    <w:rsid w:val="00425C13"/>
    <w:rsid w:val="00430721"/>
    <w:rsid w:val="004374D2"/>
    <w:rsid w:val="004466EB"/>
    <w:rsid w:val="00450F15"/>
    <w:rsid w:val="00454347"/>
    <w:rsid w:val="00457E76"/>
    <w:rsid w:val="004A1A9B"/>
    <w:rsid w:val="004B66F2"/>
    <w:rsid w:val="004C1052"/>
    <w:rsid w:val="00505403"/>
    <w:rsid w:val="00521E0D"/>
    <w:rsid w:val="00527C8C"/>
    <w:rsid w:val="0053223D"/>
    <w:rsid w:val="005418BF"/>
    <w:rsid w:val="005451D6"/>
    <w:rsid w:val="00553A09"/>
    <w:rsid w:val="005670B5"/>
    <w:rsid w:val="0057026B"/>
    <w:rsid w:val="0057439A"/>
    <w:rsid w:val="0057510B"/>
    <w:rsid w:val="005860D8"/>
    <w:rsid w:val="00587F0B"/>
    <w:rsid w:val="005F15B5"/>
    <w:rsid w:val="005F288D"/>
    <w:rsid w:val="005F33DA"/>
    <w:rsid w:val="006051D3"/>
    <w:rsid w:val="00607BD1"/>
    <w:rsid w:val="00610374"/>
    <w:rsid w:val="00641F93"/>
    <w:rsid w:val="00645275"/>
    <w:rsid w:val="0065699C"/>
    <w:rsid w:val="00660F6A"/>
    <w:rsid w:val="00674DF1"/>
    <w:rsid w:val="00682CC6"/>
    <w:rsid w:val="00683217"/>
    <w:rsid w:val="0069056F"/>
    <w:rsid w:val="00693268"/>
    <w:rsid w:val="00696254"/>
    <w:rsid w:val="00697419"/>
    <w:rsid w:val="006A7A45"/>
    <w:rsid w:val="006E2060"/>
    <w:rsid w:val="006E5C86"/>
    <w:rsid w:val="00711121"/>
    <w:rsid w:val="00723662"/>
    <w:rsid w:val="00723825"/>
    <w:rsid w:val="00734FB8"/>
    <w:rsid w:val="00740749"/>
    <w:rsid w:val="007413E9"/>
    <w:rsid w:val="00773F3A"/>
    <w:rsid w:val="0079471D"/>
    <w:rsid w:val="007C0DAC"/>
    <w:rsid w:val="007C296B"/>
    <w:rsid w:val="007C3D86"/>
    <w:rsid w:val="007C7E46"/>
    <w:rsid w:val="007F4E0B"/>
    <w:rsid w:val="007F5867"/>
    <w:rsid w:val="008057D1"/>
    <w:rsid w:val="008101A4"/>
    <w:rsid w:val="0081147B"/>
    <w:rsid w:val="0082141A"/>
    <w:rsid w:val="00825B9F"/>
    <w:rsid w:val="00882F2A"/>
    <w:rsid w:val="008920D2"/>
    <w:rsid w:val="00895F34"/>
    <w:rsid w:val="008D153C"/>
    <w:rsid w:val="008F1AFF"/>
    <w:rsid w:val="008F2E5D"/>
    <w:rsid w:val="00910BE9"/>
    <w:rsid w:val="0092210D"/>
    <w:rsid w:val="00940716"/>
    <w:rsid w:val="00946846"/>
    <w:rsid w:val="00954B12"/>
    <w:rsid w:val="00956B09"/>
    <w:rsid w:val="00973889"/>
    <w:rsid w:val="0098494F"/>
    <w:rsid w:val="009928AC"/>
    <w:rsid w:val="009C05B6"/>
    <w:rsid w:val="009D029C"/>
    <w:rsid w:val="009D211F"/>
    <w:rsid w:val="009D3DC7"/>
    <w:rsid w:val="009D644D"/>
    <w:rsid w:val="009E09DC"/>
    <w:rsid w:val="009F267A"/>
    <w:rsid w:val="009F6C81"/>
    <w:rsid w:val="00A3424F"/>
    <w:rsid w:val="00A35619"/>
    <w:rsid w:val="00A37B6C"/>
    <w:rsid w:val="00A75E69"/>
    <w:rsid w:val="00A762E6"/>
    <w:rsid w:val="00A85B99"/>
    <w:rsid w:val="00A93F77"/>
    <w:rsid w:val="00AE22CB"/>
    <w:rsid w:val="00AF49DD"/>
    <w:rsid w:val="00B05001"/>
    <w:rsid w:val="00B22090"/>
    <w:rsid w:val="00B30A22"/>
    <w:rsid w:val="00B329AF"/>
    <w:rsid w:val="00B34EFD"/>
    <w:rsid w:val="00B61945"/>
    <w:rsid w:val="00B74A7E"/>
    <w:rsid w:val="00B81B8F"/>
    <w:rsid w:val="00BB2196"/>
    <w:rsid w:val="00BC0B8A"/>
    <w:rsid w:val="00BC1131"/>
    <w:rsid w:val="00BC73D2"/>
    <w:rsid w:val="00BE499C"/>
    <w:rsid w:val="00BF597D"/>
    <w:rsid w:val="00BF5F0C"/>
    <w:rsid w:val="00C21367"/>
    <w:rsid w:val="00C316B6"/>
    <w:rsid w:val="00C422FD"/>
    <w:rsid w:val="00C56FE8"/>
    <w:rsid w:val="00C65846"/>
    <w:rsid w:val="00C70477"/>
    <w:rsid w:val="00C775B2"/>
    <w:rsid w:val="00C91670"/>
    <w:rsid w:val="00CA6325"/>
    <w:rsid w:val="00CB0E8C"/>
    <w:rsid w:val="00CD5169"/>
    <w:rsid w:val="00D10881"/>
    <w:rsid w:val="00D10F2A"/>
    <w:rsid w:val="00D15399"/>
    <w:rsid w:val="00D4269E"/>
    <w:rsid w:val="00D51F41"/>
    <w:rsid w:val="00DA6198"/>
    <w:rsid w:val="00DA73AA"/>
    <w:rsid w:val="00DA74D8"/>
    <w:rsid w:val="00DC3334"/>
    <w:rsid w:val="00DD48D8"/>
    <w:rsid w:val="00DE5113"/>
    <w:rsid w:val="00E24476"/>
    <w:rsid w:val="00E37848"/>
    <w:rsid w:val="00E70DE6"/>
    <w:rsid w:val="00E72FBA"/>
    <w:rsid w:val="00EA6BE8"/>
    <w:rsid w:val="00EB4A69"/>
    <w:rsid w:val="00EC68C5"/>
    <w:rsid w:val="00EC7C9F"/>
    <w:rsid w:val="00ED1B39"/>
    <w:rsid w:val="00ED3247"/>
    <w:rsid w:val="00EE64D1"/>
    <w:rsid w:val="00EE73BC"/>
    <w:rsid w:val="00EF267C"/>
    <w:rsid w:val="00F021E3"/>
    <w:rsid w:val="00F13519"/>
    <w:rsid w:val="00F2264F"/>
    <w:rsid w:val="00F31995"/>
    <w:rsid w:val="00F70B20"/>
    <w:rsid w:val="00F843A4"/>
    <w:rsid w:val="00FA2C16"/>
    <w:rsid w:val="00FB3F76"/>
    <w:rsid w:val="00FD5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442C4"/>
  <w15:chartTrackingRefBased/>
  <w15:docId w15:val="{CA4FE0BA-4A73-448E-A38A-EA29FBB9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956B09"/>
    <w:pPr>
      <w:widowControl w:val="0"/>
      <w:spacing w:after="0" w:line="360" w:lineRule="auto"/>
      <w:ind w:firstLineChars="200" w:firstLine="200"/>
      <w:pPrChange w:id="0" w:author="2635481438@qq.com" w:date="2020-12-08T21:58:00Z">
        <w:pPr>
          <w:widowControl w:val="0"/>
          <w:spacing w:line="360" w:lineRule="auto"/>
          <w:ind w:firstLineChars="200" w:firstLine="200"/>
          <w:jc w:val="both"/>
        </w:pPr>
      </w:pPrChange>
    </w:pPr>
    <w:rPr>
      <w:rFonts w:ascii="Times New Roman" w:eastAsia="宋体" w:hAnsi="Times New Roman" w:cs="Times New Roman"/>
      <w:szCs w:val="24"/>
      <w:rPrChange w:id="0" w:author="2635481438@qq.com" w:date="2020-12-08T21:58:00Z">
        <w:rPr>
          <w:rFonts w:eastAsia="宋体"/>
          <w:kern w:val="2"/>
          <w:sz w:val="21"/>
          <w:szCs w:val="24"/>
          <w:lang w:val="en-US" w:eastAsia="zh-CN" w:bidi="ar-SA"/>
        </w:rPr>
      </w:rPrChange>
    </w:rPr>
  </w:style>
  <w:style w:type="paragraph" w:styleId="1">
    <w:name w:val="heading 1"/>
    <w:basedOn w:val="a"/>
    <w:next w:val="a"/>
    <w:link w:val="10"/>
    <w:qFormat/>
    <w:rsid w:val="00954B12"/>
    <w:pPr>
      <w:keepNext/>
      <w:keepLines/>
      <w:numPr>
        <w:numId w:val="2"/>
      </w:numPr>
      <w:ind w:firstLineChars="0"/>
      <w:jc w:val="center"/>
      <w:outlineLvl w:val="0"/>
    </w:pPr>
    <w:rPr>
      <w:rFonts w:eastAsia="黑体" w:cstheme="minorBidi"/>
      <w:bCs/>
      <w:kern w:val="44"/>
      <w:sz w:val="30"/>
      <w:szCs w:val="44"/>
    </w:rPr>
  </w:style>
  <w:style w:type="paragraph" w:styleId="2">
    <w:name w:val="heading 2"/>
    <w:basedOn w:val="a"/>
    <w:next w:val="a"/>
    <w:link w:val="20"/>
    <w:qFormat/>
    <w:rsid w:val="0065699C"/>
    <w:pPr>
      <w:keepNext/>
      <w:keepLines/>
      <w:numPr>
        <w:ilvl w:val="1"/>
        <w:numId w:val="2"/>
      </w:numPr>
      <w:ind w:firstLineChars="0"/>
      <w:outlineLvl w:val="1"/>
    </w:pPr>
    <w:rPr>
      <w:rFonts w:eastAsia="黑体" w:cstheme="minorBidi"/>
      <w:bCs/>
      <w:sz w:val="28"/>
      <w:szCs w:val="32"/>
    </w:rPr>
  </w:style>
  <w:style w:type="paragraph" w:styleId="3">
    <w:name w:val="heading 3"/>
    <w:basedOn w:val="a"/>
    <w:next w:val="a"/>
    <w:link w:val="30"/>
    <w:qFormat/>
    <w:rsid w:val="00956B09"/>
    <w:pPr>
      <w:keepNext/>
      <w:keepLines/>
      <w:numPr>
        <w:ilvl w:val="2"/>
        <w:numId w:val="2"/>
      </w:numPr>
      <w:ind w:firstLineChars="0"/>
      <w:outlineLvl w:val="2"/>
    </w:pPr>
    <w:rPr>
      <w:rFonts w:eastAsia="黑体" w:cstheme="minorBidi"/>
      <w:bCs/>
      <w:sz w:val="24"/>
      <w:szCs w:val="32"/>
    </w:rPr>
  </w:style>
  <w:style w:type="paragraph" w:styleId="4">
    <w:name w:val="heading 4"/>
    <w:basedOn w:val="a"/>
    <w:next w:val="a"/>
    <w:link w:val="40"/>
    <w:rsid w:val="00A35619"/>
    <w:pPr>
      <w:keepNext/>
      <w:keepLines/>
      <w:numPr>
        <w:ilvl w:val="3"/>
        <w:numId w:val="2"/>
      </w:numPr>
      <w:spacing w:before="280" w:after="290" w:line="376" w:lineRule="auto"/>
      <w:ind w:firstLineChars="0"/>
      <w:outlineLvl w:val="3"/>
    </w:pPr>
    <w:rPr>
      <w:rFonts w:ascii="Cambria" w:hAnsi="Cambria"/>
      <w:b/>
      <w:bCs/>
      <w:sz w:val="28"/>
      <w:szCs w:val="28"/>
    </w:rPr>
  </w:style>
  <w:style w:type="paragraph" w:styleId="5">
    <w:name w:val="heading 5"/>
    <w:basedOn w:val="a"/>
    <w:next w:val="a"/>
    <w:link w:val="50"/>
    <w:uiPriority w:val="9"/>
    <w:semiHidden/>
    <w:unhideWhenUsed/>
    <w:qFormat/>
    <w:rsid w:val="00E37848"/>
    <w:pPr>
      <w:keepNext/>
      <w:keepLines/>
      <w:numPr>
        <w:ilvl w:val="4"/>
        <w:numId w:val="2"/>
      </w:numPr>
      <w:spacing w:before="280" w:after="290" w:line="376" w:lineRule="auto"/>
      <w:ind w:firstLineChars="0"/>
      <w:outlineLvl w:val="4"/>
    </w:pPr>
    <w:rPr>
      <w:b/>
      <w:bCs/>
      <w:sz w:val="28"/>
      <w:szCs w:val="28"/>
    </w:rPr>
  </w:style>
  <w:style w:type="paragraph" w:styleId="6">
    <w:name w:val="heading 6"/>
    <w:basedOn w:val="a"/>
    <w:next w:val="a"/>
    <w:link w:val="60"/>
    <w:uiPriority w:val="9"/>
    <w:semiHidden/>
    <w:unhideWhenUsed/>
    <w:qFormat/>
    <w:rsid w:val="00E37848"/>
    <w:pPr>
      <w:keepNext/>
      <w:keepLines/>
      <w:numPr>
        <w:ilvl w:val="5"/>
        <w:numId w:val="2"/>
      </w:numPr>
      <w:spacing w:before="240" w:after="64" w:line="320" w:lineRule="auto"/>
      <w:ind w:firstLineChars="0"/>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rsid w:val="00E37848"/>
    <w:pPr>
      <w:keepNext/>
      <w:keepLines/>
      <w:numPr>
        <w:ilvl w:val="6"/>
        <w:numId w:val="2"/>
      </w:numPr>
      <w:spacing w:before="240" w:after="64" w:line="320" w:lineRule="auto"/>
      <w:ind w:firstLineChars="0"/>
      <w:outlineLvl w:val="6"/>
    </w:pPr>
    <w:rPr>
      <w:b/>
      <w:bCs/>
    </w:rPr>
  </w:style>
  <w:style w:type="paragraph" w:styleId="8">
    <w:name w:val="heading 8"/>
    <w:basedOn w:val="a"/>
    <w:next w:val="a"/>
    <w:link w:val="80"/>
    <w:uiPriority w:val="9"/>
    <w:semiHidden/>
    <w:unhideWhenUsed/>
    <w:qFormat/>
    <w:rsid w:val="00E37848"/>
    <w:pPr>
      <w:keepNext/>
      <w:keepLines/>
      <w:numPr>
        <w:ilvl w:val="7"/>
        <w:numId w:val="2"/>
      </w:numPr>
      <w:spacing w:before="240" w:after="64" w:line="320" w:lineRule="auto"/>
      <w:ind w:firstLineChars="0"/>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E37848"/>
    <w:pPr>
      <w:keepNext/>
      <w:keepLines/>
      <w:numPr>
        <w:ilvl w:val="8"/>
        <w:numId w:val="2"/>
      </w:numPr>
      <w:spacing w:before="240" w:after="64" w:line="320" w:lineRule="auto"/>
      <w:ind w:firstLineChars="0"/>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
    <w:link w:val="a5"/>
    <w:uiPriority w:val="99"/>
    <w:semiHidden/>
    <w:unhideWhenUsed/>
    <w:rsid w:val="00A35619"/>
    <w:pPr>
      <w:ind w:leftChars="200" w:left="420"/>
    </w:pPr>
  </w:style>
  <w:style w:type="character" w:customStyle="1" w:styleId="a5">
    <w:name w:val="正文文本缩进 字符"/>
    <w:basedOn w:val="a1"/>
    <w:link w:val="a4"/>
    <w:uiPriority w:val="99"/>
    <w:semiHidden/>
    <w:rsid w:val="00A35619"/>
    <w:rPr>
      <w:rFonts w:ascii="Times New Roman" w:eastAsia="宋体" w:hAnsi="Times New Roman" w:cs="Times New Roman"/>
      <w:sz w:val="24"/>
      <w:szCs w:val="24"/>
    </w:rPr>
  </w:style>
  <w:style w:type="paragraph" w:customStyle="1" w:styleId="a6">
    <w:name w:val="图片标题"/>
    <w:basedOn w:val="a"/>
    <w:link w:val="Char"/>
    <w:qFormat/>
    <w:rsid w:val="00954B12"/>
    <w:pPr>
      <w:widowControl/>
      <w:ind w:firstLine="480"/>
      <w:jc w:val="center"/>
    </w:pPr>
    <w:rPr>
      <w:rFonts w:eastAsia="黑体" w:cs="Arial"/>
    </w:rPr>
  </w:style>
  <w:style w:type="character" w:customStyle="1" w:styleId="Char">
    <w:name w:val="图片标题 Char"/>
    <w:basedOn w:val="a7"/>
    <w:link w:val="a6"/>
    <w:rsid w:val="00954B12"/>
    <w:rPr>
      <w:rFonts w:ascii="Times New Roman" w:eastAsia="黑体" w:hAnsi="Times New Roman" w:cs="Arial"/>
      <w:szCs w:val="24"/>
    </w:rPr>
  </w:style>
  <w:style w:type="paragraph" w:styleId="a8">
    <w:name w:val="Title"/>
    <w:basedOn w:val="a"/>
    <w:next w:val="a"/>
    <w:link w:val="a9"/>
    <w:qFormat/>
    <w:rsid w:val="002738E7"/>
    <w:pPr>
      <w:ind w:firstLineChars="0" w:firstLine="0"/>
      <w:jc w:val="center"/>
      <w:outlineLvl w:val="0"/>
    </w:pPr>
    <w:rPr>
      <w:rFonts w:ascii="Cambria" w:eastAsia="黑体" w:hAnsi="Cambria"/>
      <w:b/>
      <w:bCs/>
      <w:sz w:val="44"/>
      <w:szCs w:val="32"/>
    </w:rPr>
  </w:style>
  <w:style w:type="character" w:customStyle="1" w:styleId="a9">
    <w:name w:val="标题 字符"/>
    <w:link w:val="a8"/>
    <w:rsid w:val="002738E7"/>
    <w:rPr>
      <w:rFonts w:ascii="Cambria" w:eastAsia="黑体" w:hAnsi="Cambria" w:cs="Times New Roman"/>
      <w:b/>
      <w:bCs/>
      <w:sz w:val="44"/>
      <w:szCs w:val="32"/>
    </w:rPr>
  </w:style>
  <w:style w:type="character" w:customStyle="1" w:styleId="10">
    <w:name w:val="标题 1 字符"/>
    <w:link w:val="1"/>
    <w:rsid w:val="00954B12"/>
    <w:rPr>
      <w:rFonts w:ascii="Times New Roman" w:eastAsia="黑体" w:hAnsi="Times New Roman"/>
      <w:bCs/>
      <w:kern w:val="44"/>
      <w:sz w:val="30"/>
      <w:szCs w:val="44"/>
    </w:rPr>
  </w:style>
  <w:style w:type="character" w:customStyle="1" w:styleId="20">
    <w:name w:val="标题 2 字符"/>
    <w:link w:val="2"/>
    <w:rsid w:val="0065699C"/>
    <w:rPr>
      <w:rFonts w:ascii="Times New Roman" w:eastAsia="黑体" w:hAnsi="Times New Roman"/>
      <w:bCs/>
      <w:sz w:val="28"/>
      <w:szCs w:val="32"/>
    </w:rPr>
  </w:style>
  <w:style w:type="character" w:customStyle="1" w:styleId="30">
    <w:name w:val="标题 3 字符"/>
    <w:link w:val="3"/>
    <w:rsid w:val="00956B09"/>
    <w:rPr>
      <w:rFonts w:ascii="Times New Roman" w:eastAsia="黑体" w:hAnsi="Times New Roman"/>
      <w:bCs/>
      <w:sz w:val="24"/>
      <w:szCs w:val="32"/>
    </w:rPr>
  </w:style>
  <w:style w:type="character" w:customStyle="1" w:styleId="40">
    <w:name w:val="标题 4 字符"/>
    <w:link w:val="4"/>
    <w:rsid w:val="00A35619"/>
    <w:rPr>
      <w:rFonts w:ascii="Cambria" w:eastAsia="宋体" w:hAnsi="Cambria" w:cs="Times New Roman"/>
      <w:b/>
      <w:bCs/>
      <w:sz w:val="28"/>
      <w:szCs w:val="28"/>
    </w:rPr>
  </w:style>
  <w:style w:type="paragraph" w:customStyle="1" w:styleId="aa">
    <w:name w:val="表格标题"/>
    <w:basedOn w:val="a"/>
    <w:link w:val="Char0"/>
    <w:qFormat/>
    <w:rsid w:val="00A35619"/>
    <w:pPr>
      <w:ind w:firstLine="420"/>
      <w:jc w:val="center"/>
    </w:pPr>
    <w:rPr>
      <w:rFonts w:ascii="黑体" w:eastAsia="黑体" w:hAnsi="宋体" w:cstheme="minorBidi"/>
    </w:rPr>
  </w:style>
  <w:style w:type="character" w:customStyle="1" w:styleId="Char0">
    <w:name w:val="表格标题 Char"/>
    <w:link w:val="aa"/>
    <w:rsid w:val="00A35619"/>
    <w:rPr>
      <w:rFonts w:ascii="黑体" w:eastAsia="黑体" w:hAnsi="宋体"/>
      <w:szCs w:val="24"/>
    </w:rPr>
  </w:style>
  <w:style w:type="paragraph" w:styleId="ab">
    <w:name w:val="Subtitle"/>
    <w:basedOn w:val="a"/>
    <w:next w:val="a"/>
    <w:link w:val="ac"/>
    <w:rsid w:val="00A35619"/>
    <w:pPr>
      <w:jc w:val="left"/>
    </w:pPr>
    <w:rPr>
      <w:rFonts w:asciiTheme="minorHAnsi" w:eastAsiaTheme="minorEastAsia" w:hAnsiTheme="minorHAnsi" w:cstheme="minorBidi"/>
      <w:bCs/>
      <w:kern w:val="28"/>
      <w:szCs w:val="32"/>
    </w:rPr>
  </w:style>
  <w:style w:type="character" w:customStyle="1" w:styleId="ac">
    <w:name w:val="副标题 字符"/>
    <w:link w:val="ab"/>
    <w:rsid w:val="00A35619"/>
    <w:rPr>
      <w:bCs/>
      <w:kern w:val="28"/>
      <w:szCs w:val="32"/>
    </w:rPr>
  </w:style>
  <w:style w:type="character" w:styleId="ad">
    <w:name w:val="Emphasis"/>
    <w:rsid w:val="00A35619"/>
    <w:rPr>
      <w:rFonts w:eastAsia="黑体"/>
      <w:iCs/>
      <w:sz w:val="24"/>
    </w:rPr>
  </w:style>
  <w:style w:type="paragraph" w:styleId="ae">
    <w:name w:val="caption"/>
    <w:basedOn w:val="a"/>
    <w:next w:val="a"/>
    <w:link w:val="a7"/>
    <w:qFormat/>
    <w:rsid w:val="00956B09"/>
    <w:pPr>
      <w:spacing w:before="152" w:after="160"/>
      <w:jc w:val="center"/>
    </w:pPr>
    <w:rPr>
      <w:rFonts w:cs="Arial"/>
      <w:szCs w:val="22"/>
    </w:rPr>
  </w:style>
  <w:style w:type="character" w:customStyle="1" w:styleId="a7">
    <w:name w:val="题注 字符"/>
    <w:link w:val="ae"/>
    <w:rsid w:val="00956B09"/>
    <w:rPr>
      <w:rFonts w:ascii="Times New Roman" w:eastAsia="宋体" w:hAnsi="Times New Roman" w:cs="Arial"/>
    </w:rPr>
  </w:style>
  <w:style w:type="paragraph" w:styleId="a0">
    <w:name w:val="Body Text"/>
    <w:basedOn w:val="a"/>
    <w:link w:val="af"/>
    <w:uiPriority w:val="99"/>
    <w:unhideWhenUsed/>
    <w:qFormat/>
    <w:rsid w:val="00696254"/>
  </w:style>
  <w:style w:type="character" w:customStyle="1" w:styleId="af">
    <w:name w:val="正文文本 字符"/>
    <w:basedOn w:val="a1"/>
    <w:link w:val="a0"/>
    <w:uiPriority w:val="99"/>
    <w:rsid w:val="00696254"/>
    <w:rPr>
      <w:rFonts w:ascii="Times New Roman" w:eastAsia="宋体" w:hAnsi="Times New Roman" w:cs="Times New Roman"/>
      <w:sz w:val="24"/>
      <w:szCs w:val="24"/>
    </w:rPr>
  </w:style>
  <w:style w:type="character" w:styleId="af0">
    <w:name w:val="Placeholder Text"/>
    <w:basedOn w:val="a1"/>
    <w:uiPriority w:val="99"/>
    <w:semiHidden/>
    <w:rsid w:val="009D211F"/>
    <w:rPr>
      <w:color w:val="808080"/>
    </w:rPr>
  </w:style>
  <w:style w:type="paragraph" w:styleId="af1">
    <w:name w:val="header"/>
    <w:basedOn w:val="a"/>
    <w:link w:val="af2"/>
    <w:uiPriority w:val="99"/>
    <w:unhideWhenUsed/>
    <w:rsid w:val="00697419"/>
    <w:pPr>
      <w:pBdr>
        <w:bottom w:val="single" w:sz="6" w:space="1" w:color="auto"/>
      </w:pBdr>
      <w:tabs>
        <w:tab w:val="center" w:pos="4153"/>
        <w:tab w:val="right" w:pos="8306"/>
      </w:tabs>
      <w:snapToGrid w:val="0"/>
      <w:spacing w:line="240" w:lineRule="auto"/>
      <w:jc w:val="center"/>
    </w:pPr>
    <w:rPr>
      <w:sz w:val="18"/>
      <w:szCs w:val="18"/>
    </w:rPr>
  </w:style>
  <w:style w:type="character" w:customStyle="1" w:styleId="af2">
    <w:name w:val="页眉 字符"/>
    <w:basedOn w:val="a1"/>
    <w:link w:val="af1"/>
    <w:uiPriority w:val="99"/>
    <w:rsid w:val="00697419"/>
    <w:rPr>
      <w:rFonts w:ascii="Times New Roman" w:eastAsia="宋体" w:hAnsi="Times New Roman" w:cs="Times New Roman"/>
      <w:sz w:val="18"/>
      <w:szCs w:val="18"/>
    </w:rPr>
  </w:style>
  <w:style w:type="paragraph" w:styleId="af3">
    <w:name w:val="footer"/>
    <w:basedOn w:val="a"/>
    <w:link w:val="af4"/>
    <w:uiPriority w:val="99"/>
    <w:unhideWhenUsed/>
    <w:rsid w:val="00697419"/>
    <w:pPr>
      <w:tabs>
        <w:tab w:val="center" w:pos="4153"/>
        <w:tab w:val="right" w:pos="8306"/>
      </w:tabs>
      <w:snapToGrid w:val="0"/>
      <w:spacing w:line="240" w:lineRule="auto"/>
      <w:jc w:val="left"/>
    </w:pPr>
    <w:rPr>
      <w:sz w:val="18"/>
      <w:szCs w:val="18"/>
    </w:rPr>
  </w:style>
  <w:style w:type="character" w:customStyle="1" w:styleId="af4">
    <w:name w:val="页脚 字符"/>
    <w:basedOn w:val="a1"/>
    <w:link w:val="af3"/>
    <w:uiPriority w:val="99"/>
    <w:rsid w:val="00697419"/>
    <w:rPr>
      <w:rFonts w:ascii="Times New Roman" w:eastAsia="宋体" w:hAnsi="Times New Roman" w:cs="Times New Roman"/>
      <w:sz w:val="18"/>
      <w:szCs w:val="18"/>
    </w:rPr>
  </w:style>
  <w:style w:type="paragraph" w:customStyle="1" w:styleId="AMDisplayEquation">
    <w:name w:val="AMDisplayEquation"/>
    <w:basedOn w:val="a0"/>
    <w:next w:val="a"/>
    <w:link w:val="AMDisplayEquation0"/>
    <w:rsid w:val="0018709E"/>
    <w:pPr>
      <w:tabs>
        <w:tab w:val="center" w:pos="4160"/>
        <w:tab w:val="right" w:pos="8300"/>
      </w:tabs>
      <w:ind w:firstLineChars="183" w:firstLine="439"/>
    </w:pPr>
  </w:style>
  <w:style w:type="character" w:customStyle="1" w:styleId="AMDisplayEquation0">
    <w:name w:val="AMDisplayEquation 字符"/>
    <w:basedOn w:val="af"/>
    <w:link w:val="AMDisplayEquation"/>
    <w:rsid w:val="0018709E"/>
    <w:rPr>
      <w:rFonts w:ascii="Times New Roman" w:eastAsia="宋体" w:hAnsi="Times New Roman" w:cs="Times New Roman"/>
      <w:sz w:val="24"/>
      <w:szCs w:val="24"/>
    </w:rPr>
  </w:style>
  <w:style w:type="table" w:styleId="af5">
    <w:name w:val="Table Grid"/>
    <w:basedOn w:val="a2"/>
    <w:uiPriority w:val="39"/>
    <w:rsid w:val="00414A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
    <w:uiPriority w:val="40"/>
    <w:qFormat/>
    <w:rsid w:val="001303C9"/>
    <w:pPr>
      <w:widowControl/>
      <w:tabs>
        <w:tab w:val="decimal" w:pos="360"/>
      </w:tabs>
      <w:spacing w:after="200" w:line="276" w:lineRule="auto"/>
      <w:ind w:firstLineChars="0" w:firstLine="0"/>
      <w:jc w:val="left"/>
    </w:pPr>
    <w:rPr>
      <w:rFonts w:asciiTheme="minorHAnsi" w:eastAsiaTheme="minorEastAsia" w:hAnsiTheme="minorHAnsi"/>
      <w:kern w:val="0"/>
      <w:sz w:val="22"/>
      <w:szCs w:val="22"/>
    </w:rPr>
  </w:style>
  <w:style w:type="paragraph" w:styleId="af6">
    <w:name w:val="footnote text"/>
    <w:basedOn w:val="a"/>
    <w:link w:val="af7"/>
    <w:uiPriority w:val="99"/>
    <w:unhideWhenUsed/>
    <w:rsid w:val="001303C9"/>
    <w:pPr>
      <w:widowControl/>
      <w:spacing w:line="240" w:lineRule="auto"/>
      <w:ind w:firstLineChars="0" w:firstLine="0"/>
      <w:jc w:val="left"/>
    </w:pPr>
    <w:rPr>
      <w:rFonts w:asciiTheme="minorHAnsi" w:eastAsiaTheme="minorEastAsia" w:hAnsiTheme="minorHAnsi"/>
      <w:kern w:val="0"/>
      <w:sz w:val="20"/>
      <w:szCs w:val="20"/>
    </w:rPr>
  </w:style>
  <w:style w:type="character" w:customStyle="1" w:styleId="af7">
    <w:name w:val="脚注文本 字符"/>
    <w:basedOn w:val="a1"/>
    <w:link w:val="af6"/>
    <w:uiPriority w:val="99"/>
    <w:rsid w:val="001303C9"/>
    <w:rPr>
      <w:rFonts w:cs="Times New Roman"/>
      <w:kern w:val="0"/>
      <w:sz w:val="20"/>
      <w:szCs w:val="20"/>
    </w:rPr>
  </w:style>
  <w:style w:type="character" w:styleId="af8">
    <w:name w:val="Subtle Emphasis"/>
    <w:basedOn w:val="a1"/>
    <w:uiPriority w:val="19"/>
    <w:qFormat/>
    <w:rsid w:val="001303C9"/>
    <w:rPr>
      <w:i/>
      <w:iCs/>
    </w:rPr>
  </w:style>
  <w:style w:type="table" w:styleId="-1">
    <w:name w:val="Light Shading Accent 1"/>
    <w:basedOn w:val="a2"/>
    <w:uiPriority w:val="60"/>
    <w:rsid w:val="001303C9"/>
    <w:pPr>
      <w:spacing w:after="0"/>
      <w:jc w:val="left"/>
    </w:pPr>
    <w:rPr>
      <w:color w:val="2F5496" w:themeColor="accent1" w:themeShade="BF"/>
      <w:kern w:val="0"/>
      <w:sz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50">
    <w:name w:val="标题 5 字符"/>
    <w:basedOn w:val="a1"/>
    <w:link w:val="5"/>
    <w:uiPriority w:val="9"/>
    <w:semiHidden/>
    <w:rsid w:val="00E37848"/>
    <w:rPr>
      <w:rFonts w:ascii="Times New Roman" w:eastAsia="宋体" w:hAnsi="Times New Roman" w:cs="Times New Roman"/>
      <w:b/>
      <w:bCs/>
      <w:sz w:val="28"/>
      <w:szCs w:val="28"/>
    </w:rPr>
  </w:style>
  <w:style w:type="character" w:customStyle="1" w:styleId="60">
    <w:name w:val="标题 6 字符"/>
    <w:basedOn w:val="a1"/>
    <w:link w:val="6"/>
    <w:uiPriority w:val="9"/>
    <w:semiHidden/>
    <w:rsid w:val="00E37848"/>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E37848"/>
    <w:rPr>
      <w:rFonts w:ascii="Times New Roman" w:eastAsia="宋体" w:hAnsi="Times New Roman" w:cs="Times New Roman"/>
      <w:b/>
      <w:bCs/>
      <w:sz w:val="24"/>
      <w:szCs w:val="24"/>
    </w:rPr>
  </w:style>
  <w:style w:type="character" w:customStyle="1" w:styleId="80">
    <w:name w:val="标题 8 字符"/>
    <w:basedOn w:val="a1"/>
    <w:link w:val="8"/>
    <w:uiPriority w:val="9"/>
    <w:semiHidden/>
    <w:rsid w:val="00E37848"/>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E37848"/>
    <w:rPr>
      <w:rFonts w:asciiTheme="majorHAnsi" w:eastAsiaTheme="majorEastAsia" w:hAnsiTheme="majorHAnsi" w:cstheme="majorBidi"/>
      <w:szCs w:val="21"/>
    </w:rPr>
  </w:style>
  <w:style w:type="character" w:styleId="af9">
    <w:name w:val="annotation reference"/>
    <w:basedOn w:val="a1"/>
    <w:uiPriority w:val="99"/>
    <w:semiHidden/>
    <w:unhideWhenUsed/>
    <w:rsid w:val="00C775B2"/>
    <w:rPr>
      <w:sz w:val="21"/>
      <w:szCs w:val="21"/>
    </w:rPr>
  </w:style>
  <w:style w:type="paragraph" w:styleId="afa">
    <w:name w:val="annotation text"/>
    <w:basedOn w:val="a"/>
    <w:link w:val="afb"/>
    <w:uiPriority w:val="99"/>
    <w:semiHidden/>
    <w:unhideWhenUsed/>
    <w:rsid w:val="00C775B2"/>
    <w:pPr>
      <w:jc w:val="left"/>
    </w:pPr>
  </w:style>
  <w:style w:type="character" w:customStyle="1" w:styleId="afb">
    <w:name w:val="批注文字 字符"/>
    <w:basedOn w:val="a1"/>
    <w:link w:val="afa"/>
    <w:uiPriority w:val="99"/>
    <w:semiHidden/>
    <w:rsid w:val="00C775B2"/>
    <w:rPr>
      <w:rFonts w:ascii="Times New Roman" w:eastAsia="宋体" w:hAnsi="Times New Roman" w:cs="Times New Roman"/>
      <w:sz w:val="24"/>
      <w:szCs w:val="24"/>
    </w:rPr>
  </w:style>
  <w:style w:type="paragraph" w:styleId="afc">
    <w:name w:val="annotation subject"/>
    <w:basedOn w:val="afa"/>
    <w:next w:val="afa"/>
    <w:link w:val="afd"/>
    <w:uiPriority w:val="99"/>
    <w:semiHidden/>
    <w:unhideWhenUsed/>
    <w:rsid w:val="00C775B2"/>
    <w:rPr>
      <w:b/>
      <w:bCs/>
    </w:rPr>
  </w:style>
  <w:style w:type="character" w:customStyle="1" w:styleId="afd">
    <w:name w:val="批注主题 字符"/>
    <w:basedOn w:val="afb"/>
    <w:link w:val="afc"/>
    <w:uiPriority w:val="99"/>
    <w:semiHidden/>
    <w:rsid w:val="00C775B2"/>
    <w:rPr>
      <w:rFonts w:ascii="Times New Roman" w:eastAsia="宋体" w:hAnsi="Times New Roman" w:cs="Times New Roman"/>
      <w:b/>
      <w:bCs/>
      <w:sz w:val="24"/>
      <w:szCs w:val="24"/>
    </w:rPr>
  </w:style>
  <w:style w:type="paragraph" w:styleId="afe">
    <w:name w:val="Balloon Text"/>
    <w:basedOn w:val="a"/>
    <w:link w:val="aff"/>
    <w:uiPriority w:val="99"/>
    <w:semiHidden/>
    <w:unhideWhenUsed/>
    <w:rsid w:val="00C775B2"/>
    <w:pPr>
      <w:spacing w:line="240" w:lineRule="auto"/>
    </w:pPr>
    <w:rPr>
      <w:sz w:val="18"/>
      <w:szCs w:val="18"/>
    </w:rPr>
  </w:style>
  <w:style w:type="character" w:customStyle="1" w:styleId="aff">
    <w:name w:val="批注框文本 字符"/>
    <w:basedOn w:val="a1"/>
    <w:link w:val="afe"/>
    <w:uiPriority w:val="99"/>
    <w:semiHidden/>
    <w:rsid w:val="00C775B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699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emf"/><Relationship Id="rId47" Type="http://schemas.openxmlformats.org/officeDocument/2006/relationships/image" Target="media/image20.wmf"/><Relationship Id="rId50" Type="http://schemas.openxmlformats.org/officeDocument/2006/relationships/oleObject" Target="embeddings/oleObject22.bin"/><Relationship Id="rId55" Type="http://schemas.openxmlformats.org/officeDocument/2006/relationships/image" Target="media/image24.wmf"/><Relationship Id="rId63" Type="http://schemas.openxmlformats.org/officeDocument/2006/relationships/oleObject" Target="embeddings/oleObject29.bin"/><Relationship Id="rId68" Type="http://schemas.openxmlformats.org/officeDocument/2006/relationships/image" Target="media/image30.wmf"/><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oleObject" Target="embeddings/oleObject33.bin"/><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image" Target="media/image23.wmf"/><Relationship Id="rId58" Type="http://schemas.openxmlformats.org/officeDocument/2006/relationships/image" Target="media/image25.emf"/><Relationship Id="rId66" Type="http://schemas.openxmlformats.org/officeDocument/2006/relationships/image" Target="media/image29.wmf"/><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oleObject" Target="embeddings/oleObject28.bin"/><Relationship Id="rId82"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oleObject" Target="embeddings/oleObject23.bin"/><Relationship Id="rId60" Type="http://schemas.openxmlformats.org/officeDocument/2006/relationships/image" Target="media/image26.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header" Target="header3.xml"/><Relationship Id="rId81" Type="http://schemas.microsoft.com/office/2011/relationships/people" Target="peop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e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image" Target="media/image28.wmf"/><Relationship Id="rId69" Type="http://schemas.openxmlformats.org/officeDocument/2006/relationships/oleObject" Target="embeddings/oleObject32.bin"/><Relationship Id="rId77" Type="http://schemas.openxmlformats.org/officeDocument/2006/relationships/footer" Target="footer2.xml"/><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image" Target="media/image32.wmf"/><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oleObject" Target="embeddings/oleObject20.bin"/><Relationship Id="rId59" Type="http://schemas.openxmlformats.org/officeDocument/2006/relationships/oleObject" Target="embeddings/oleObject27.bin"/><Relationship Id="rId67" Type="http://schemas.openxmlformats.org/officeDocument/2006/relationships/oleObject" Target="embeddings/oleObject31.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oleObject" Target="embeddings/oleObject24.bin"/><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oleObject" Target="embeddings/oleObject2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9E741-A8D7-47E8-A385-91C9BAC26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3</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2635481438@qq.com</dc:creator>
  <cp:keywords/>
  <dc:description/>
  <cp:lastModifiedBy>2635481438@qq.com</cp:lastModifiedBy>
  <cp:revision>91</cp:revision>
  <dcterms:created xsi:type="dcterms:W3CDTF">2020-10-31T05:05:00Z</dcterms:created>
  <dcterms:modified xsi:type="dcterms:W3CDTF">2020-12-10T08:26:00Z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(#S1.#E1)</vt:lpwstr>
  </property>
  <property fmtid="{D5CDD505-2E9C-101B-9397-08002B2CF9AE}" pid="3" name="AMWinEqns">
    <vt:bool>true</vt:bool>
  </property>
  <property fmtid="{D5CDD505-2E9C-101B-9397-08002B2CF9AE}" pid="4" name="AGFigureNumber2">
    <vt:lpwstr>(#S1.#E1)</vt:lpwstr>
  </property>
</Properties>
</file>